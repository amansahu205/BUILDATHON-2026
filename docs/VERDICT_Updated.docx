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BD672" w14:textId="77777777" w:rsidR="00A05C83" w:rsidRDefault="00A05C83">
      <w:pPr>
        <w:spacing w:before="800"/>
      </w:pPr>
    </w:p>
    <w:p w14:paraId="2FAE8B76" w14:textId="77777777" w:rsidR="00A05C83" w:rsidRDefault="00000000">
      <w:pPr>
        <w:jc w:val="center"/>
      </w:pPr>
      <w:r>
        <w:rPr>
          <w:b/>
          <w:bCs/>
          <w:color w:val="E94560"/>
          <w:sz w:val="72"/>
          <w:szCs w:val="72"/>
        </w:rPr>
        <w:t>VERDICT</w:t>
      </w:r>
    </w:p>
    <w:p w14:paraId="5629029C" w14:textId="77777777" w:rsidR="00A05C83" w:rsidRDefault="00000000">
      <w:pPr>
        <w:spacing w:before="80" w:after="80"/>
        <w:jc w:val="center"/>
      </w:pPr>
      <w:r>
        <w:rPr>
          <w:i/>
          <w:iCs/>
          <w:color w:val="16213E"/>
          <w:sz w:val="28"/>
          <w:szCs w:val="28"/>
        </w:rPr>
        <w:t>AI-Powered Deposition Coaching &amp; Trial Preparation Platform</w:t>
      </w:r>
    </w:p>
    <w:p w14:paraId="7E560537" w14:textId="77777777" w:rsidR="00A05C83" w:rsidRDefault="00A05C83">
      <w:pPr>
        <w:spacing w:before="60"/>
      </w:pP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tblGrid>
      <w:tr w:rsidR="00A05C83" w14:paraId="08E97C6D" w14:textId="77777777">
        <w:tblPrEx>
          <w:tblCellMar>
            <w:top w:w="0" w:type="dxa"/>
            <w:bottom w:w="0" w:type="dxa"/>
          </w:tblCellMar>
        </w:tblPrEx>
        <w:tc>
          <w:tcPr>
            <w:tcW w:w="0" w:type="auto"/>
            <w:tcBorders>
              <w:top w:val="single" w:sz="1" w:space="0" w:color="E94560"/>
              <w:left w:val="none" w:sz="0" w:space="0" w:color="FFFFFF"/>
              <w:bottom w:val="single" w:sz="1" w:space="0" w:color="E94560"/>
              <w:right w:val="none" w:sz="0" w:space="0" w:color="FFFFFF"/>
            </w:tcBorders>
            <w:shd w:val="clear" w:color="auto" w:fill="FFFFFF"/>
            <w:tcMar>
              <w:top w:w="80" w:type="dxa"/>
              <w:left w:w="0" w:type="dxa"/>
              <w:bottom w:w="80" w:type="dxa"/>
              <w:right w:w="0" w:type="dxa"/>
            </w:tcMar>
          </w:tcPr>
          <w:p w14:paraId="45131A6C" w14:textId="77777777" w:rsidR="00A05C83" w:rsidRDefault="00A05C83"/>
        </w:tc>
      </w:tr>
    </w:tbl>
    <w:p w14:paraId="00571740" w14:textId="77777777" w:rsidR="00A05C83" w:rsidRDefault="00A05C83">
      <w:pPr>
        <w:spacing w:before="60"/>
      </w:pPr>
    </w:p>
    <w:p w14:paraId="7AEA1E9F" w14:textId="77777777" w:rsidR="00A05C83" w:rsidRDefault="00000000">
      <w:pPr>
        <w:spacing w:before="40" w:after="40"/>
        <w:jc w:val="center"/>
      </w:pPr>
      <w:r>
        <w:rPr>
          <w:b/>
          <w:bCs/>
          <w:color w:val="0F3460"/>
        </w:rPr>
        <w:t xml:space="preserve">Version:  </w:t>
      </w:r>
      <w:r>
        <w:rPr>
          <w:color w:val="1A1A2E"/>
        </w:rPr>
        <w:t>v1.0 — Hackathon Edition</w:t>
      </w:r>
    </w:p>
    <w:p w14:paraId="02A5A13E" w14:textId="77777777" w:rsidR="00A05C83" w:rsidRDefault="00000000">
      <w:pPr>
        <w:spacing w:before="40" w:after="40"/>
        <w:jc w:val="center"/>
      </w:pPr>
      <w:r>
        <w:rPr>
          <w:b/>
          <w:bCs/>
          <w:color w:val="0F3460"/>
        </w:rPr>
        <w:t xml:space="preserve">Date:  </w:t>
      </w:r>
      <w:r>
        <w:rPr>
          <w:color w:val="1A1A2E"/>
        </w:rPr>
        <w:t>February 21, 2026</w:t>
      </w:r>
    </w:p>
    <w:p w14:paraId="27277528" w14:textId="77777777" w:rsidR="00A05C83" w:rsidRDefault="00000000">
      <w:pPr>
        <w:spacing w:before="40" w:after="40"/>
        <w:jc w:val="center"/>
      </w:pPr>
      <w:r>
        <w:rPr>
          <w:b/>
          <w:bCs/>
          <w:color w:val="0F3460"/>
        </w:rPr>
        <w:t xml:space="preserve">Track:  </w:t>
      </w:r>
      <w:r>
        <w:rPr>
          <w:color w:val="1A1A2E"/>
        </w:rPr>
        <w:t>AI Automation — August.law Sponsor Track</w:t>
      </w:r>
    </w:p>
    <w:p w14:paraId="2FC64AC3" w14:textId="77777777" w:rsidR="00A05C83" w:rsidRDefault="00000000">
      <w:pPr>
        <w:spacing w:before="40" w:after="40"/>
        <w:jc w:val="center"/>
      </w:pPr>
      <w:r>
        <w:rPr>
          <w:b/>
          <w:bCs/>
          <w:color w:val="0F3460"/>
        </w:rPr>
        <w:t xml:space="preserve">Team:  </w:t>
      </w:r>
      <w:r>
        <w:rPr>
          <w:color w:val="1A1A2E"/>
        </w:rPr>
        <w:t>VoiceFlow Intelligence</w:t>
      </w:r>
    </w:p>
    <w:p w14:paraId="652EF367" w14:textId="77777777" w:rsidR="00A05C83" w:rsidRDefault="00000000">
      <w:pPr>
        <w:spacing w:before="40" w:after="40"/>
        <w:jc w:val="center"/>
      </w:pPr>
      <w:r>
        <w:rPr>
          <w:b/>
          <w:bCs/>
          <w:color w:val="0F3460"/>
        </w:rPr>
        <w:t xml:space="preserve">Status:  </w:t>
      </w:r>
      <w:r>
        <w:rPr>
          <w:color w:val="1A1A2E"/>
        </w:rPr>
        <w:t>FINAL — Ready for Build</w:t>
      </w:r>
    </w:p>
    <w:p w14:paraId="553CAB15" w14:textId="77777777" w:rsidR="00A05C83" w:rsidRDefault="00A05C83">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2"/>
        <w:gridCol w:w="2536"/>
        <w:gridCol w:w="2256"/>
        <w:gridCol w:w="2366"/>
      </w:tblGrid>
      <w:tr w:rsidR="00A05C83" w14:paraId="4E3B8AB0" w14:textId="77777777">
        <w:tblPrEx>
          <w:tblCellMar>
            <w:top w:w="0" w:type="dxa"/>
            <w:bottom w:w="0" w:type="dxa"/>
          </w:tblCellMar>
        </w:tblPrEx>
        <w:tc>
          <w:tcPr>
            <w:tcW w:w="0" w:type="auto"/>
            <w:tcBorders>
              <w:top w:val="single" w:sz="1" w:space="0" w:color="0F3460"/>
              <w:left w:val="single" w:sz="1" w:space="0" w:color="0F3460"/>
              <w:bottom w:val="single" w:sz="1" w:space="0" w:color="0F3460"/>
              <w:right w:val="single" w:sz="1" w:space="0" w:color="0F3460"/>
            </w:tcBorders>
            <w:shd w:val="clear" w:color="auto" w:fill="16213E"/>
            <w:tcMar>
              <w:top w:w="80" w:type="dxa"/>
              <w:left w:w="100" w:type="dxa"/>
              <w:bottom w:w="80" w:type="dxa"/>
              <w:right w:w="100" w:type="dxa"/>
            </w:tcMar>
          </w:tcPr>
          <w:p w14:paraId="137C175A" w14:textId="77777777" w:rsidR="00A05C83" w:rsidRDefault="00000000">
            <w:pPr>
              <w:jc w:val="center"/>
            </w:pPr>
            <w:r>
              <w:rPr>
                <w:b/>
                <w:bCs/>
                <w:color w:val="FFFFFF"/>
                <w:sz w:val="19"/>
                <w:szCs w:val="19"/>
              </w:rPr>
              <w:t>ElevenLabs</w:t>
            </w:r>
          </w:p>
        </w:tc>
        <w:tc>
          <w:tcPr>
            <w:tcW w:w="0" w:type="auto"/>
            <w:tcBorders>
              <w:top w:val="single" w:sz="1" w:space="0" w:color="0F3460"/>
              <w:left w:val="single" w:sz="1" w:space="0" w:color="0F3460"/>
              <w:bottom w:val="single" w:sz="1" w:space="0" w:color="0F3460"/>
              <w:right w:val="single" w:sz="1" w:space="0" w:color="0F3460"/>
            </w:tcBorders>
            <w:shd w:val="clear" w:color="auto" w:fill="16213E"/>
            <w:tcMar>
              <w:top w:w="80" w:type="dxa"/>
              <w:left w:w="100" w:type="dxa"/>
              <w:bottom w:w="80" w:type="dxa"/>
              <w:right w:w="100" w:type="dxa"/>
            </w:tcMar>
          </w:tcPr>
          <w:p w14:paraId="1A989F8E" w14:textId="77777777" w:rsidR="00A05C83" w:rsidRDefault="00000000">
            <w:pPr>
              <w:jc w:val="center"/>
            </w:pPr>
            <w:r>
              <w:rPr>
                <w:b/>
                <w:bCs/>
                <w:color w:val="FFFFFF"/>
                <w:sz w:val="19"/>
                <w:szCs w:val="19"/>
              </w:rPr>
              <w:t>Databricks</w:t>
            </w:r>
          </w:p>
        </w:tc>
        <w:tc>
          <w:tcPr>
            <w:tcW w:w="0" w:type="auto"/>
            <w:tcBorders>
              <w:top w:val="single" w:sz="1" w:space="0" w:color="0F3460"/>
              <w:left w:val="single" w:sz="1" w:space="0" w:color="0F3460"/>
              <w:bottom w:val="single" w:sz="1" w:space="0" w:color="0F3460"/>
              <w:right w:val="single" w:sz="1" w:space="0" w:color="0F3460"/>
            </w:tcBorders>
            <w:shd w:val="clear" w:color="auto" w:fill="16213E"/>
            <w:tcMar>
              <w:top w:w="80" w:type="dxa"/>
              <w:left w:w="100" w:type="dxa"/>
              <w:bottom w:w="80" w:type="dxa"/>
              <w:right w:w="100" w:type="dxa"/>
            </w:tcMar>
          </w:tcPr>
          <w:p w14:paraId="6C2DC57A" w14:textId="77777777" w:rsidR="00A05C83" w:rsidRDefault="00000000">
            <w:pPr>
              <w:jc w:val="center"/>
            </w:pPr>
            <w:r>
              <w:rPr>
                <w:b/>
                <w:bCs/>
                <w:color w:val="FFFFFF"/>
                <w:sz w:val="19"/>
                <w:szCs w:val="19"/>
              </w:rPr>
              <w:t>Claude SDK</w:t>
            </w:r>
          </w:p>
        </w:tc>
        <w:tc>
          <w:tcPr>
            <w:tcW w:w="0" w:type="auto"/>
            <w:tcBorders>
              <w:top w:val="single" w:sz="1" w:space="0" w:color="0F3460"/>
              <w:left w:val="single" w:sz="1" w:space="0" w:color="0F3460"/>
              <w:bottom w:val="single" w:sz="1" w:space="0" w:color="0F3460"/>
              <w:right w:val="single" w:sz="1" w:space="0" w:color="0F3460"/>
            </w:tcBorders>
            <w:shd w:val="clear" w:color="auto" w:fill="16213E"/>
            <w:tcMar>
              <w:top w:w="80" w:type="dxa"/>
              <w:left w:w="100" w:type="dxa"/>
              <w:bottom w:w="80" w:type="dxa"/>
              <w:right w:w="100" w:type="dxa"/>
            </w:tcMar>
          </w:tcPr>
          <w:p w14:paraId="32FDD0AF" w14:textId="77777777" w:rsidR="00A05C83" w:rsidRDefault="00000000">
            <w:pPr>
              <w:jc w:val="center"/>
            </w:pPr>
            <w:r>
              <w:rPr>
                <w:b/>
                <w:bCs/>
                <w:color w:val="FFFFFF"/>
                <w:sz w:val="19"/>
                <w:szCs w:val="19"/>
              </w:rPr>
              <w:t>Nozomio Nia</w:t>
            </w:r>
          </w:p>
        </w:tc>
      </w:tr>
      <w:tr w:rsidR="00A05C83" w14:paraId="3ECDD703" w14:textId="77777777">
        <w:tblPrEx>
          <w:tblCellMar>
            <w:top w:w="0" w:type="dxa"/>
            <w:bottom w:w="0" w:type="dxa"/>
          </w:tblCellMar>
        </w:tblPrEx>
        <w:tc>
          <w:tcPr>
            <w:tcW w:w="0" w:type="auto"/>
            <w:tcBorders>
              <w:top w:val="single" w:sz="1" w:space="0" w:color="0F3460"/>
              <w:left w:val="single" w:sz="1" w:space="0" w:color="0F3460"/>
              <w:bottom w:val="single" w:sz="1" w:space="0" w:color="0F3460"/>
              <w:right w:val="single" w:sz="1" w:space="0" w:color="0F3460"/>
            </w:tcBorders>
            <w:shd w:val="clear" w:color="auto" w:fill="1B4F72"/>
            <w:tcMar>
              <w:top w:w="60" w:type="dxa"/>
              <w:left w:w="100" w:type="dxa"/>
              <w:bottom w:w="60" w:type="dxa"/>
              <w:right w:w="100" w:type="dxa"/>
            </w:tcMar>
          </w:tcPr>
          <w:p w14:paraId="5D4455DB" w14:textId="77777777" w:rsidR="00A05C83" w:rsidRDefault="00000000">
            <w:pPr>
              <w:jc w:val="center"/>
            </w:pPr>
            <w:r>
              <w:rPr>
                <w:i/>
                <w:iCs/>
                <w:color w:val="FFFFFF"/>
                <w:sz w:val="17"/>
                <w:szCs w:val="17"/>
              </w:rPr>
              <w:t>Voice AI</w:t>
            </w:r>
          </w:p>
        </w:tc>
        <w:tc>
          <w:tcPr>
            <w:tcW w:w="0" w:type="auto"/>
            <w:tcBorders>
              <w:top w:val="single" w:sz="1" w:space="0" w:color="0F3460"/>
              <w:left w:val="single" w:sz="1" w:space="0" w:color="0F3460"/>
              <w:bottom w:val="single" w:sz="1" w:space="0" w:color="0F3460"/>
              <w:right w:val="single" w:sz="1" w:space="0" w:color="0F3460"/>
            </w:tcBorders>
            <w:shd w:val="clear" w:color="auto" w:fill="1B4F72"/>
            <w:tcMar>
              <w:top w:w="60" w:type="dxa"/>
              <w:left w:w="100" w:type="dxa"/>
              <w:bottom w:w="60" w:type="dxa"/>
              <w:right w:w="100" w:type="dxa"/>
            </w:tcMar>
          </w:tcPr>
          <w:p w14:paraId="219E9D2F" w14:textId="77777777" w:rsidR="00A05C83" w:rsidRDefault="00000000">
            <w:pPr>
              <w:jc w:val="center"/>
            </w:pPr>
            <w:r>
              <w:rPr>
                <w:i/>
                <w:iCs/>
                <w:color w:val="FFFFFF"/>
                <w:sz w:val="17"/>
                <w:szCs w:val="17"/>
              </w:rPr>
              <w:t>Data &amp; Analytics</w:t>
            </w:r>
          </w:p>
        </w:tc>
        <w:tc>
          <w:tcPr>
            <w:tcW w:w="0" w:type="auto"/>
            <w:tcBorders>
              <w:top w:val="single" w:sz="1" w:space="0" w:color="0F3460"/>
              <w:left w:val="single" w:sz="1" w:space="0" w:color="0F3460"/>
              <w:bottom w:val="single" w:sz="1" w:space="0" w:color="0F3460"/>
              <w:right w:val="single" w:sz="1" w:space="0" w:color="0F3460"/>
            </w:tcBorders>
            <w:shd w:val="clear" w:color="auto" w:fill="1B4F72"/>
            <w:tcMar>
              <w:top w:w="60" w:type="dxa"/>
              <w:left w:w="100" w:type="dxa"/>
              <w:bottom w:w="60" w:type="dxa"/>
              <w:right w:w="100" w:type="dxa"/>
            </w:tcMar>
          </w:tcPr>
          <w:p w14:paraId="5D00D9C2" w14:textId="77777777" w:rsidR="00A05C83" w:rsidRDefault="00000000">
            <w:pPr>
              <w:jc w:val="center"/>
            </w:pPr>
            <w:r>
              <w:rPr>
                <w:i/>
                <w:iCs/>
                <w:color w:val="FFFFFF"/>
                <w:sz w:val="17"/>
                <w:szCs w:val="17"/>
              </w:rPr>
              <w:t>Multi-Agent</w:t>
            </w:r>
          </w:p>
        </w:tc>
        <w:tc>
          <w:tcPr>
            <w:tcW w:w="0" w:type="auto"/>
            <w:tcBorders>
              <w:top w:val="single" w:sz="1" w:space="0" w:color="0F3460"/>
              <w:left w:val="single" w:sz="1" w:space="0" w:color="0F3460"/>
              <w:bottom w:val="single" w:sz="1" w:space="0" w:color="0F3460"/>
              <w:right w:val="single" w:sz="1" w:space="0" w:color="0F3460"/>
            </w:tcBorders>
            <w:shd w:val="clear" w:color="auto" w:fill="1B4F72"/>
            <w:tcMar>
              <w:top w:w="60" w:type="dxa"/>
              <w:left w:w="100" w:type="dxa"/>
              <w:bottom w:w="60" w:type="dxa"/>
              <w:right w:w="100" w:type="dxa"/>
            </w:tcMar>
          </w:tcPr>
          <w:p w14:paraId="04AEBE79" w14:textId="77777777" w:rsidR="00A05C83" w:rsidRDefault="00000000">
            <w:pPr>
              <w:jc w:val="center"/>
            </w:pPr>
            <w:r>
              <w:rPr>
                <w:i/>
                <w:iCs/>
                <w:color w:val="FFFFFF"/>
                <w:sz w:val="17"/>
                <w:szCs w:val="17"/>
              </w:rPr>
              <w:t>Context Layer</w:t>
            </w:r>
          </w:p>
        </w:tc>
      </w:tr>
    </w:tbl>
    <w:p w14:paraId="79BE6AA0" w14:textId="77777777" w:rsidR="00A05C83" w:rsidRDefault="00A05C83">
      <w:pPr>
        <w:sectPr w:rsidR="00A05C83">
          <w:pgSz w:w="12240" w:h="15840"/>
          <w:pgMar w:top="720" w:right="1080" w:bottom="720" w:left="1080" w:header="708" w:footer="708" w:gutter="0"/>
          <w:cols w:space="720"/>
          <w:docGrid w:linePitch="360"/>
        </w:sectPr>
      </w:pPr>
    </w:p>
    <w:p w14:paraId="190D627B" w14:textId="77777777" w:rsidR="00A05C83" w:rsidRDefault="00000000">
      <w:pPr>
        <w:pStyle w:val="Heading1"/>
        <w:pBdr>
          <w:bottom w:val="single" w:sz="6" w:space="4" w:color="E94560"/>
        </w:pBdr>
      </w:pPr>
      <w:r>
        <w:lastRenderedPageBreak/>
        <w:t>1. Problem Statement</w:t>
      </w:r>
    </w:p>
    <w:p w14:paraId="3187C0F5" w14:textId="77777777" w:rsidR="00A05C83" w:rsidRDefault="00000000">
      <w:pPr>
        <w:spacing w:before="60" w:after="100"/>
      </w:pPr>
      <w:r>
        <w:rPr>
          <w:color w:val="1A1A2E"/>
        </w:rPr>
        <w:t>Witness preparation for depositions is one of the most resource-intensive, highest-stakes activities in civil litigation — and one of the least technologically supported.</w:t>
      </w:r>
    </w:p>
    <w:p w14:paraId="40023A4A" w14:textId="77777777" w:rsidR="00A05C83" w:rsidRDefault="00A05C8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5C83" w14:paraId="2DB2FD61" w14:textId="77777777">
        <w:tblPrEx>
          <w:tblCellMar>
            <w:top w:w="0" w:type="dxa"/>
            <w:bottom w:w="0" w:type="dxa"/>
          </w:tblCellMar>
        </w:tblPrEx>
        <w:tc>
          <w:tcPr>
            <w:tcW w:w="0" w:type="auto"/>
            <w:tcBorders>
              <w:top w:val="single" w:sz="1" w:space="0" w:color="F39C12"/>
              <w:left w:val="single" w:sz="1" w:space="0" w:color="F39C12"/>
              <w:bottom w:val="single" w:sz="1" w:space="0" w:color="F39C12"/>
              <w:right w:val="single" w:sz="1" w:space="0" w:color="F39C12"/>
            </w:tcBorders>
            <w:shd w:val="clear" w:color="auto" w:fill="F39C12"/>
            <w:tcMar>
              <w:top w:w="100" w:type="dxa"/>
              <w:left w:w="150" w:type="dxa"/>
              <w:bottom w:w="100" w:type="dxa"/>
              <w:right w:w="150" w:type="dxa"/>
            </w:tcMar>
          </w:tcPr>
          <w:p w14:paraId="30830712" w14:textId="77777777" w:rsidR="00A05C83" w:rsidRDefault="00000000">
            <w:r>
              <w:rPr>
                <w:b/>
                <w:bCs/>
                <w:color w:val="FFFFFF"/>
              </w:rPr>
              <w:t>The Core Problem</w:t>
            </w:r>
          </w:p>
        </w:tc>
      </w:tr>
      <w:tr w:rsidR="00A05C83" w14:paraId="4CA1FCF9" w14:textId="77777777">
        <w:tblPrEx>
          <w:tblCellMar>
            <w:top w:w="0" w:type="dxa"/>
            <w:bottom w:w="0" w:type="dxa"/>
          </w:tblCellMar>
        </w:tblPrEx>
        <w:tc>
          <w:tcPr>
            <w:tcW w:w="0" w:type="auto"/>
            <w:tcBorders>
              <w:top w:val="single" w:sz="1" w:space="0" w:color="F39C12"/>
              <w:left w:val="single" w:sz="1" w:space="0" w:color="F39C12"/>
              <w:bottom w:val="single" w:sz="1" w:space="0" w:color="F39C12"/>
              <w:right w:val="single" w:sz="1" w:space="0" w:color="F39C12"/>
            </w:tcBorders>
            <w:shd w:val="clear" w:color="auto" w:fill="FEF9E7"/>
            <w:tcMar>
              <w:top w:w="100" w:type="dxa"/>
              <w:left w:w="150" w:type="dxa"/>
              <w:bottom w:w="100" w:type="dxa"/>
              <w:right w:w="150" w:type="dxa"/>
            </w:tcMar>
          </w:tcPr>
          <w:p w14:paraId="46AF42C9" w14:textId="77777777" w:rsidR="00A05C83" w:rsidRDefault="00000000">
            <w:pPr>
              <w:spacing w:before="40" w:after="40"/>
            </w:pPr>
            <w:r>
              <w:rPr>
                <w:color w:val="1A1A2E"/>
                <w:sz w:val="20"/>
                <w:szCs w:val="20"/>
              </w:rPr>
              <w:t>Preparing a single witness for deposition requires 3–5 attorney-led sessions averaging 4 hours each, costing midsize law firms $15,000–$25,000 in billable time per witness — before a single dollar of trial costs.</w:t>
            </w:r>
          </w:p>
        </w:tc>
      </w:tr>
      <w:tr w:rsidR="00A05C83" w14:paraId="368E7ED9" w14:textId="77777777">
        <w:tblPrEx>
          <w:tblCellMar>
            <w:top w:w="0" w:type="dxa"/>
            <w:bottom w:w="0" w:type="dxa"/>
          </w:tblCellMar>
        </w:tblPrEx>
        <w:tc>
          <w:tcPr>
            <w:tcW w:w="0" w:type="auto"/>
            <w:tcBorders>
              <w:top w:val="single" w:sz="1" w:space="0" w:color="F39C12"/>
              <w:left w:val="single" w:sz="1" w:space="0" w:color="F39C12"/>
              <w:bottom w:val="single" w:sz="1" w:space="0" w:color="F39C12"/>
              <w:right w:val="single" w:sz="1" w:space="0" w:color="F39C12"/>
            </w:tcBorders>
            <w:shd w:val="clear" w:color="auto" w:fill="FEF9E7"/>
            <w:tcMar>
              <w:top w:w="100" w:type="dxa"/>
              <w:left w:w="150" w:type="dxa"/>
              <w:bottom w:w="100" w:type="dxa"/>
              <w:right w:w="150" w:type="dxa"/>
            </w:tcMar>
          </w:tcPr>
          <w:p w14:paraId="7D72C222" w14:textId="77777777" w:rsidR="00A05C83" w:rsidRDefault="00000000">
            <w:pPr>
              <w:spacing w:before="40" w:after="40"/>
            </w:pPr>
            <w:r>
              <w:rPr>
                <w:color w:val="1A1A2E"/>
                <w:sz w:val="20"/>
                <w:szCs w:val="20"/>
              </w:rPr>
              <w:t>Today, this process is 100% manual: attorneys roleplay opposing counsel from memory, rely on handwritten notes to track inconsistencies, and produce paper coaching briefs that cannot track improvement across sessions.</w:t>
            </w:r>
          </w:p>
        </w:tc>
      </w:tr>
      <w:tr w:rsidR="00A05C83" w14:paraId="4193AB1F" w14:textId="77777777">
        <w:tblPrEx>
          <w:tblCellMar>
            <w:top w:w="0" w:type="dxa"/>
            <w:bottom w:w="0" w:type="dxa"/>
          </w:tblCellMar>
        </w:tblPrEx>
        <w:tc>
          <w:tcPr>
            <w:tcW w:w="0" w:type="auto"/>
            <w:tcBorders>
              <w:top w:val="single" w:sz="1" w:space="0" w:color="F39C12"/>
              <w:left w:val="single" w:sz="1" w:space="0" w:color="F39C12"/>
              <w:bottom w:val="single" w:sz="1" w:space="0" w:color="F39C12"/>
              <w:right w:val="single" w:sz="1" w:space="0" w:color="F39C12"/>
            </w:tcBorders>
            <w:shd w:val="clear" w:color="auto" w:fill="FEF9E7"/>
            <w:tcMar>
              <w:top w:w="100" w:type="dxa"/>
              <w:left w:w="150" w:type="dxa"/>
              <w:bottom w:w="100" w:type="dxa"/>
              <w:right w:w="150" w:type="dxa"/>
            </w:tcMar>
          </w:tcPr>
          <w:p w14:paraId="13A52546" w14:textId="77777777" w:rsidR="00A05C83" w:rsidRDefault="00000000">
            <w:pPr>
              <w:spacing w:before="40" w:after="40"/>
            </w:pPr>
            <w:r>
              <w:rPr>
                <w:color w:val="1A1A2E"/>
                <w:sz w:val="20"/>
                <w:szCs w:val="20"/>
              </w:rPr>
              <w:t>The result: witnesses appear in depositions with undetected weaknesses, contradictory statements they don't realize they've made, and no data-driven sense of which topics are their greatest exposure.</w:t>
            </w:r>
          </w:p>
        </w:tc>
      </w:tr>
    </w:tbl>
    <w:p w14:paraId="5918A30B" w14:textId="77777777" w:rsidR="00A05C83" w:rsidRDefault="00A05C83">
      <w:pPr>
        <w:spacing w:before="100"/>
      </w:pPr>
    </w:p>
    <w:p w14:paraId="2133D495" w14:textId="77777777" w:rsidR="00A05C83" w:rsidRDefault="00000000">
      <w:pPr>
        <w:pStyle w:val="Heading2"/>
      </w:pPr>
      <w:r>
        <w:t>Pain Points by Stakeholder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1843"/>
        <w:gridCol w:w="3157"/>
        <w:gridCol w:w="2790"/>
      </w:tblGrid>
      <w:tr w:rsidR="00A05C83" w14:paraId="768B22FA" w14:textId="77777777">
        <w:tblPrEx>
          <w:tblCellMar>
            <w:top w:w="0" w:type="dxa"/>
            <w:bottom w:w="0" w:type="dxa"/>
          </w:tblCellMar>
        </w:tblPrEx>
        <w:trPr>
          <w:tblHeader/>
        </w:trPr>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5C6F2E12" w14:textId="77777777" w:rsidR="00A05C83" w:rsidRDefault="00000000">
            <w:r>
              <w:rPr>
                <w:b/>
                <w:bCs/>
                <w:color w:val="FFFFFF"/>
                <w:sz w:val="19"/>
                <w:szCs w:val="19"/>
              </w:rPr>
              <w:t>Feature</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30474F7E" w14:textId="77777777" w:rsidR="00A05C83" w:rsidRDefault="00000000">
            <w:r>
              <w:rPr>
                <w:b/>
                <w:bCs/>
                <w:color w:val="FFFFFF"/>
                <w:sz w:val="19"/>
                <w:szCs w:val="19"/>
              </w:rPr>
              <w:t>User Story</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3AC15E47" w14:textId="77777777" w:rsidR="00A05C83" w:rsidRDefault="00000000">
            <w:r>
              <w:rPr>
                <w:b/>
                <w:bCs/>
                <w:color w:val="FFFFFF"/>
                <w:sz w:val="19"/>
                <w:szCs w:val="19"/>
              </w:rPr>
              <w:t>Acceptance Criteria</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274AAAE7" w14:textId="77777777" w:rsidR="00A05C83" w:rsidRDefault="00000000">
            <w:r>
              <w:rPr>
                <w:b/>
                <w:bCs/>
                <w:color w:val="FFFFFF"/>
                <w:sz w:val="19"/>
                <w:szCs w:val="19"/>
              </w:rPr>
              <w:t>Success Metric</w:t>
            </w:r>
          </w:p>
        </w:tc>
      </w:tr>
      <w:tr w:rsidR="00A05C83" w14:paraId="6BB01274"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52C9C076" w14:textId="77777777" w:rsidR="00A05C83" w:rsidRDefault="00000000">
            <w:pPr>
              <w:spacing w:before="30" w:after="30"/>
            </w:pPr>
            <w:r>
              <w:rPr>
                <w:color w:val="1A1A2E"/>
                <w:sz w:val="18"/>
                <w:szCs w:val="18"/>
              </w:rPr>
              <w:t>Law Firm Partners</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20E96196" w14:textId="77777777" w:rsidR="00A05C83" w:rsidRDefault="00000000">
            <w:pPr>
              <w:spacing w:before="30" w:after="30"/>
            </w:pPr>
            <w:r>
              <w:rPr>
                <w:color w:val="1A1A2E"/>
                <w:sz w:val="18"/>
                <w:szCs w:val="18"/>
              </w:rPr>
              <w:t>Profit margin erosion</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34516E7E" w14:textId="77777777" w:rsidR="00A05C83" w:rsidRDefault="00000000">
            <w:pPr>
              <w:spacing w:before="30" w:after="30"/>
            </w:pPr>
            <w:r>
              <w:rPr>
                <w:color w:val="1A1A2E"/>
                <w:sz w:val="18"/>
                <w:szCs w:val="18"/>
              </w:rPr>
              <w:t>No scalable alternative to partner-led prep sessions</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330897B0" w14:textId="77777777" w:rsidR="00A05C83" w:rsidRDefault="00000000">
            <w:pPr>
              <w:spacing w:before="30" w:after="30"/>
            </w:pPr>
            <w:r>
              <w:rPr>
                <w:color w:val="1A1A2E"/>
                <w:sz w:val="18"/>
                <w:szCs w:val="18"/>
              </w:rPr>
              <w:t>Reduced margin 15–30% on litigation matters</w:t>
            </w:r>
          </w:p>
        </w:tc>
      </w:tr>
      <w:tr w:rsidR="00A05C83" w14:paraId="43D34B14"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5CC0CBF9" w14:textId="77777777" w:rsidR="00A05C83" w:rsidRDefault="00000000">
            <w:pPr>
              <w:spacing w:before="30" w:after="30"/>
            </w:pPr>
            <w:r>
              <w:rPr>
                <w:color w:val="1A1A2E"/>
                <w:sz w:val="18"/>
                <w:szCs w:val="18"/>
              </w:rPr>
              <w:t>Associates &amp; Paralegals</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6B5DF595" w14:textId="77777777" w:rsidR="00A05C83" w:rsidRDefault="00000000">
            <w:pPr>
              <w:spacing w:before="30" w:after="30"/>
            </w:pPr>
            <w:r>
              <w:rPr>
                <w:color w:val="1A1A2E"/>
                <w:sz w:val="18"/>
                <w:szCs w:val="18"/>
              </w:rPr>
              <w:t>Inefficient prep process</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0EA34513" w14:textId="77777777" w:rsidR="00A05C83" w:rsidRDefault="00000000">
            <w:pPr>
              <w:spacing w:before="30" w:after="30"/>
            </w:pPr>
            <w:r>
              <w:rPr>
                <w:color w:val="1A1A2E"/>
                <w:sz w:val="18"/>
                <w:szCs w:val="18"/>
              </w:rPr>
              <w:t>Spend 60%+ of prep time on logistics (scheduling, note review, brief writing) vs. actual coaching</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289DABC4" w14:textId="77777777" w:rsidR="00A05C83" w:rsidRDefault="00000000">
            <w:pPr>
              <w:spacing w:before="30" w:after="30"/>
            </w:pPr>
            <w:r>
              <w:rPr>
                <w:color w:val="1A1A2E"/>
                <w:sz w:val="18"/>
                <w:szCs w:val="18"/>
              </w:rPr>
              <w:t>High associate burnout on deposition-heavy matters</w:t>
            </w:r>
          </w:p>
        </w:tc>
      </w:tr>
      <w:tr w:rsidR="00A05C83" w14:paraId="120B62C3"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1BF4260B" w14:textId="77777777" w:rsidR="00A05C83" w:rsidRDefault="00000000">
            <w:pPr>
              <w:spacing w:before="30" w:after="30"/>
            </w:pPr>
            <w:r>
              <w:rPr>
                <w:color w:val="1A1A2E"/>
                <w:sz w:val="18"/>
                <w:szCs w:val="18"/>
              </w:rPr>
              <w:t>Witnesses</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00643D6E" w14:textId="77777777" w:rsidR="00A05C83" w:rsidRDefault="00000000">
            <w:pPr>
              <w:spacing w:before="30" w:after="30"/>
            </w:pPr>
            <w:r>
              <w:rPr>
                <w:color w:val="1A1A2E"/>
                <w:sz w:val="18"/>
                <w:szCs w:val="18"/>
              </w:rPr>
              <w:t>Unpreparedness + anxiety</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209558BD" w14:textId="77777777" w:rsidR="00A05C83" w:rsidRDefault="00000000">
            <w:pPr>
              <w:spacing w:before="30" w:after="30"/>
            </w:pPr>
            <w:r>
              <w:rPr>
                <w:color w:val="1A1A2E"/>
                <w:sz w:val="18"/>
                <w:szCs w:val="18"/>
              </w:rPr>
              <w:t>No way to practice privately, no objective feedback, no cross-session continuity</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1C7A11D9" w14:textId="77777777" w:rsidR="00A05C83" w:rsidRDefault="00000000">
            <w:pPr>
              <w:spacing w:before="30" w:after="30"/>
            </w:pPr>
            <w:r>
              <w:rPr>
                <w:color w:val="1A1A2E"/>
                <w:sz w:val="18"/>
                <w:szCs w:val="18"/>
              </w:rPr>
              <w:t>40% of depositions include damaging inconsistencies vs. prior statements</w:t>
            </w:r>
          </w:p>
        </w:tc>
      </w:tr>
      <w:tr w:rsidR="00A05C83" w14:paraId="3D6BE053"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59D89DC4" w14:textId="77777777" w:rsidR="00A05C83" w:rsidRDefault="00000000">
            <w:pPr>
              <w:spacing w:before="30" w:after="30"/>
            </w:pPr>
            <w:r>
              <w:rPr>
                <w:color w:val="1A1A2E"/>
                <w:sz w:val="18"/>
                <w:szCs w:val="18"/>
              </w:rPr>
              <w:t>Compliance &amp; Risk Teams</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66295A9E" w14:textId="77777777" w:rsidR="00A05C83" w:rsidRDefault="00000000">
            <w:pPr>
              <w:spacing w:before="30" w:after="30"/>
            </w:pPr>
            <w:r>
              <w:rPr>
                <w:color w:val="1A1A2E"/>
                <w:sz w:val="18"/>
                <w:szCs w:val="18"/>
              </w:rPr>
              <w:t>Unpredictable exposure</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5B86473F" w14:textId="77777777" w:rsidR="00A05C83" w:rsidRDefault="00000000">
            <w:pPr>
              <w:spacing w:before="30" w:after="30"/>
            </w:pPr>
            <w:r>
              <w:rPr>
                <w:color w:val="1A1A2E"/>
                <w:sz w:val="18"/>
                <w:szCs w:val="18"/>
              </w:rPr>
              <w:t>Cannot quantify witness reliability risk before trial</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496832A6" w14:textId="77777777" w:rsidR="00A05C83" w:rsidRDefault="00000000">
            <w:pPr>
              <w:spacing w:before="30" w:after="30"/>
            </w:pPr>
            <w:r>
              <w:rPr>
                <w:color w:val="1A1A2E"/>
                <w:sz w:val="18"/>
                <w:szCs w:val="18"/>
              </w:rPr>
              <w:t>No quantitative signal before committing to trial vs. settlement</w:t>
            </w:r>
          </w:p>
        </w:tc>
      </w:tr>
    </w:tbl>
    <w:p w14:paraId="6E8997B5" w14:textId="77777777" w:rsidR="00A05C83" w:rsidRDefault="00A05C83">
      <w:pPr>
        <w:spacing w:before="120"/>
      </w:pPr>
    </w:p>
    <w:p w14:paraId="2F8DE681" w14:textId="77777777" w:rsidR="00A05C83" w:rsidRDefault="00000000">
      <w:pPr>
        <w:pStyle w:val="Heading1"/>
        <w:pBdr>
          <w:bottom w:val="single" w:sz="6" w:space="4" w:color="E94560"/>
        </w:pBdr>
      </w:pPr>
      <w:r>
        <w:t>2. Goals &amp; Objectives</w:t>
      </w:r>
    </w:p>
    <w:p w14:paraId="71D09E21" w14:textId="77777777" w:rsidR="00A05C83" w:rsidRDefault="00000000">
      <w:pPr>
        <w:spacing w:before="60" w:after="100"/>
      </w:pPr>
      <w:r>
        <w:rPr>
          <w:color w:val="1A1A2E"/>
        </w:rPr>
        <w:t>The following SMART goals define success for VERDICT's MVP launch (v1.0, targeting May 2026 commercial availability):</w:t>
      </w:r>
    </w:p>
    <w:p w14:paraId="6B4F4BD3" w14:textId="77777777" w:rsidR="00A05C83" w:rsidRDefault="00A05C83">
      <w:pPr>
        <w:spacing w:before="80"/>
      </w:pPr>
    </w:p>
    <w:p w14:paraId="5C1CD6F6" w14:textId="77777777" w:rsidR="00A05C83" w:rsidRDefault="00000000">
      <w:pPr>
        <w:pStyle w:val="Heading3"/>
      </w:pPr>
      <w:r>
        <w:t>G1 — Reduce Witness Prep Time</w:t>
      </w:r>
    </w:p>
    <w:p w14:paraId="596F7834" w14:textId="77777777" w:rsidR="00A05C83" w:rsidRDefault="00000000">
      <w:pPr>
        <w:spacing w:before="60" w:after="100"/>
      </w:pPr>
      <w:r>
        <w:rPr>
          <w:color w:val="1A1A2E"/>
        </w:rPr>
        <w:t>Reduce attorney-hours required per witness per deposition from an average of 16 hours to fewer than 6 hours, as measured across the first 20 paying law firm clients within 90 days of launch.</w:t>
      </w:r>
    </w:p>
    <w:p w14:paraId="24633EC1" w14:textId="77777777" w:rsidR="00A05C83" w:rsidRDefault="00A05C83">
      <w:pPr>
        <w:spacing w:before="60"/>
      </w:pPr>
    </w:p>
    <w:p w14:paraId="0E6B401E" w14:textId="77777777" w:rsidR="00A05C83" w:rsidRDefault="00000000">
      <w:pPr>
        <w:pStyle w:val="Heading3"/>
      </w:pPr>
      <w:r>
        <w:t>G2 — Surface Inconsistencies Before Deposition Day</w:t>
      </w:r>
    </w:p>
    <w:p w14:paraId="438775BF" w14:textId="77777777" w:rsidR="00A05C83" w:rsidRDefault="00000000">
      <w:pPr>
        <w:spacing w:before="60" w:after="100"/>
      </w:pPr>
      <w:r>
        <w:rPr>
          <w:color w:val="1A1A2E"/>
        </w:rPr>
        <w:t>Detect 85% or more of statement inconsistencies (cross-referenced against uploaded prior sworn testimony) during simulation sessions, validated by attorney review of VERDICT-generated flags within the first 50 cases processed.</w:t>
      </w:r>
    </w:p>
    <w:p w14:paraId="3EBCF8BA" w14:textId="77777777" w:rsidR="00A05C83" w:rsidRDefault="00A05C83">
      <w:pPr>
        <w:spacing w:before="60"/>
      </w:pPr>
    </w:p>
    <w:p w14:paraId="729ED753" w14:textId="77777777" w:rsidR="00A05C83" w:rsidRDefault="00000000">
      <w:pPr>
        <w:pStyle w:val="Heading3"/>
      </w:pPr>
      <w:r>
        <w:t>G3 — Measurable Witness Improvement Across Sessions</w:t>
      </w:r>
    </w:p>
    <w:p w14:paraId="52B79099" w14:textId="77777777" w:rsidR="00A05C83" w:rsidRDefault="00000000">
      <w:pPr>
        <w:spacing w:before="60" w:after="100"/>
      </w:pPr>
      <w:r>
        <w:rPr>
          <w:color w:val="1A1A2E"/>
        </w:rPr>
        <w:t>Witnesses completing 3+ VERDICT simulation sessions must show a minimum 25-point improvement in their composite consistency score (0–100 scale) from Session 1 to Session 3, measured across the first 100 multi-session witnesses on the platform.</w:t>
      </w:r>
    </w:p>
    <w:p w14:paraId="67332AC0" w14:textId="77777777" w:rsidR="00A05C83" w:rsidRDefault="00A05C83">
      <w:pPr>
        <w:spacing w:before="60"/>
      </w:pPr>
    </w:p>
    <w:p w14:paraId="30FBFA8B" w14:textId="77777777" w:rsidR="00A05C83" w:rsidRDefault="00000000">
      <w:pPr>
        <w:pStyle w:val="Heading3"/>
      </w:pPr>
      <w:r>
        <w:t>G4 — Objection Accuracy in Real-Time</w:t>
      </w:r>
    </w:p>
    <w:p w14:paraId="4DC76476" w14:textId="77777777" w:rsidR="00A05C83" w:rsidRDefault="00000000">
      <w:pPr>
        <w:spacing w:before="60" w:after="100"/>
      </w:pPr>
      <w:r>
        <w:rPr>
          <w:color w:val="1A1A2E"/>
        </w:rPr>
        <w:t>The Objection Copilot must correctly identify objectionable questions (leading, hearsay, compound, assumes facts not in evidence, calls for speculation) with 90%+ precision against a held-out set of 500 annotated deposition questions from publicly available court transcripts.</w:t>
      </w:r>
    </w:p>
    <w:p w14:paraId="7565E505" w14:textId="77777777" w:rsidR="00A05C83" w:rsidRDefault="00A05C83">
      <w:pPr>
        <w:spacing w:before="60"/>
      </w:pPr>
    </w:p>
    <w:p w14:paraId="610FEF12" w14:textId="77777777" w:rsidR="00A05C83" w:rsidRDefault="00000000">
      <w:pPr>
        <w:pStyle w:val="Heading3"/>
      </w:pPr>
      <w:r>
        <w:t>G5 — Enterprise Sales Traction</w:t>
      </w:r>
    </w:p>
    <w:p w14:paraId="3B5361ED" w14:textId="77777777" w:rsidR="00A05C83" w:rsidRDefault="00000000">
      <w:pPr>
        <w:spacing w:before="60" w:after="100"/>
      </w:pPr>
      <w:r>
        <w:rPr>
          <w:color w:val="1A1A2E"/>
        </w:rPr>
        <w:t>Sign 3 paid pilot agreements with midsize law firms (25–200 attorney headcount) within 60 days of launch, at a minimum contract value of $2,500/month per firm, validating willingness to pay at enterprise pricing.</w:t>
      </w:r>
    </w:p>
    <w:p w14:paraId="08E09984" w14:textId="77777777" w:rsidR="00A05C83" w:rsidRDefault="00A05C83">
      <w:pPr>
        <w:spacing w:before="120"/>
      </w:pPr>
    </w:p>
    <w:p w14:paraId="2B6E1D51" w14:textId="77777777" w:rsidR="00A05C83" w:rsidRDefault="00000000">
      <w:pPr>
        <w:pStyle w:val="Heading1"/>
        <w:pBdr>
          <w:bottom w:val="single" w:sz="6" w:space="4" w:color="E94560"/>
        </w:pBdr>
      </w:pPr>
      <w:r>
        <w:t>3. Success Metrics</w:t>
      </w:r>
    </w:p>
    <w:p w14:paraId="3A678764" w14:textId="77777777" w:rsidR="00A05C83" w:rsidRDefault="00A05C8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5"/>
        <w:gridCol w:w="1616"/>
        <w:gridCol w:w="2506"/>
        <w:gridCol w:w="2873"/>
      </w:tblGrid>
      <w:tr w:rsidR="00A05C83" w14:paraId="3A031D8E" w14:textId="77777777">
        <w:tblPrEx>
          <w:tblCellMar>
            <w:top w:w="0" w:type="dxa"/>
            <w:bottom w:w="0" w:type="dxa"/>
          </w:tblCellMar>
        </w:tblPrEx>
        <w:trPr>
          <w:tblHeader/>
        </w:trPr>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30C1CE70" w14:textId="77777777" w:rsidR="00A05C83" w:rsidRDefault="00000000">
            <w:r>
              <w:rPr>
                <w:b/>
                <w:bCs/>
                <w:color w:val="FFFFFF"/>
                <w:sz w:val="19"/>
                <w:szCs w:val="19"/>
              </w:rPr>
              <w:t>Metric</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161960A1" w14:textId="77777777" w:rsidR="00A05C83" w:rsidRDefault="00000000">
            <w:r>
              <w:rPr>
                <w:b/>
                <w:bCs/>
                <w:color w:val="FFFFFF"/>
                <w:sz w:val="19"/>
                <w:szCs w:val="19"/>
              </w:rPr>
              <w:t>Baseline</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669CADF8" w14:textId="77777777" w:rsidR="00A05C83" w:rsidRDefault="00000000">
            <w:r>
              <w:rPr>
                <w:b/>
                <w:bCs/>
                <w:color w:val="FFFFFF"/>
                <w:sz w:val="19"/>
                <w:szCs w:val="19"/>
              </w:rPr>
              <w:t>Target</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23CAE6C0" w14:textId="77777777" w:rsidR="00A05C83" w:rsidRDefault="00000000">
            <w:r>
              <w:rPr>
                <w:b/>
                <w:bCs/>
                <w:color w:val="FFFFFF"/>
                <w:sz w:val="19"/>
                <w:szCs w:val="19"/>
              </w:rPr>
              <w:t>Measurement Method</w:t>
            </w:r>
          </w:p>
        </w:tc>
      </w:tr>
      <w:tr w:rsidR="00A05C83" w14:paraId="35EE36D3"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2491A734" w14:textId="77777777" w:rsidR="00A05C83" w:rsidRDefault="00000000">
            <w:pPr>
              <w:spacing w:before="30" w:after="30"/>
            </w:pPr>
            <w:r>
              <w:rPr>
                <w:color w:val="1A1A2E"/>
                <w:sz w:val="18"/>
                <w:szCs w:val="18"/>
              </w:rPr>
              <w:t>Attorney prep hours per witness</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02C84ED6" w14:textId="77777777" w:rsidR="00A05C83" w:rsidRDefault="00000000">
            <w:pPr>
              <w:spacing w:before="30" w:after="30"/>
            </w:pPr>
            <w:r>
              <w:rPr>
                <w:color w:val="1A1A2E"/>
                <w:sz w:val="18"/>
                <w:szCs w:val="18"/>
              </w:rPr>
              <w:t>16 hrs (industry avg)</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59850C28" w14:textId="77777777" w:rsidR="00A05C83" w:rsidRDefault="00000000">
            <w:pPr>
              <w:spacing w:before="30" w:after="30"/>
            </w:pPr>
            <w:r>
              <w:rPr>
                <w:color w:val="1A1A2E"/>
                <w:sz w:val="18"/>
                <w:szCs w:val="18"/>
              </w:rPr>
              <w:t>&lt; 6 hrs</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60303F03" w14:textId="77777777" w:rsidR="00A05C83" w:rsidRDefault="00000000">
            <w:pPr>
              <w:spacing w:before="30" w:after="30"/>
            </w:pPr>
            <w:r>
              <w:rPr>
                <w:color w:val="1A1A2E"/>
                <w:sz w:val="18"/>
                <w:szCs w:val="18"/>
              </w:rPr>
              <w:t>Time-tracking survey at participating firms</w:t>
            </w:r>
          </w:p>
        </w:tc>
      </w:tr>
      <w:tr w:rsidR="00A05C83" w14:paraId="3C9527BC"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0EBA033D" w14:textId="77777777" w:rsidR="00A05C83" w:rsidRDefault="00000000">
            <w:pPr>
              <w:spacing w:before="30" w:after="30"/>
            </w:pPr>
            <w:r>
              <w:rPr>
                <w:color w:val="1A1A2E"/>
                <w:sz w:val="18"/>
                <w:szCs w:val="18"/>
              </w:rPr>
              <w:t>Inconsistency detection rate</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111AF2AF" w14:textId="77777777" w:rsidR="00A05C83" w:rsidRDefault="00000000">
            <w:pPr>
              <w:spacing w:before="30" w:after="30"/>
            </w:pPr>
            <w:r>
              <w:rPr>
                <w:color w:val="1A1A2E"/>
                <w:sz w:val="18"/>
                <w:szCs w:val="18"/>
              </w:rPr>
              <w:t>0% (manual process)</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51DCEDE7" w14:textId="77777777" w:rsidR="00A05C83" w:rsidRDefault="00000000">
            <w:pPr>
              <w:spacing w:before="30" w:after="30"/>
            </w:pPr>
            <w:r>
              <w:rPr>
                <w:color w:val="1A1A2E"/>
                <w:sz w:val="18"/>
                <w:szCs w:val="18"/>
              </w:rPr>
              <w:t>≥ 85% of flagged items confirmed by attorney</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239F97F4" w14:textId="77777777" w:rsidR="00A05C83" w:rsidRDefault="00000000">
            <w:pPr>
              <w:spacing w:before="30" w:after="30"/>
            </w:pPr>
            <w:r>
              <w:rPr>
                <w:color w:val="1A1A2E"/>
                <w:sz w:val="18"/>
                <w:szCs w:val="18"/>
              </w:rPr>
              <w:t>Post-session attorney review form</w:t>
            </w:r>
          </w:p>
        </w:tc>
      </w:tr>
      <w:tr w:rsidR="00A05C83" w14:paraId="4097DA05"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412224B3" w14:textId="77777777" w:rsidR="00A05C83" w:rsidRDefault="00000000">
            <w:pPr>
              <w:spacing w:before="30" w:after="30"/>
            </w:pPr>
            <w:r>
              <w:rPr>
                <w:color w:val="1A1A2E"/>
                <w:sz w:val="18"/>
                <w:szCs w:val="18"/>
              </w:rPr>
              <w:t>Cross-session consistency improvement</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55E6B2DB" w14:textId="77777777" w:rsidR="00A05C83" w:rsidRDefault="00000000">
            <w:pPr>
              <w:spacing w:before="30" w:after="30"/>
            </w:pPr>
            <w:r>
              <w:rPr>
                <w:color w:val="1A1A2E"/>
                <w:sz w:val="18"/>
                <w:szCs w:val="18"/>
              </w:rPr>
              <w:t>Not measurable today</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0E684E82" w14:textId="77777777" w:rsidR="00A05C83" w:rsidRDefault="00000000">
            <w:pPr>
              <w:spacing w:before="30" w:after="30"/>
            </w:pPr>
            <w:r>
              <w:rPr>
                <w:color w:val="1A1A2E"/>
                <w:sz w:val="18"/>
                <w:szCs w:val="18"/>
              </w:rPr>
              <w:t>≥ 25-pt composite score gain by Session 3</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529887A0" w14:textId="77777777" w:rsidR="00A05C83" w:rsidRDefault="00000000">
            <w:pPr>
              <w:spacing w:before="30" w:after="30"/>
            </w:pPr>
            <w:r>
              <w:rPr>
                <w:color w:val="1A1A2E"/>
                <w:sz w:val="18"/>
                <w:szCs w:val="18"/>
              </w:rPr>
              <w:t>VERDICT platform score tracking</w:t>
            </w:r>
          </w:p>
        </w:tc>
      </w:tr>
      <w:tr w:rsidR="00A05C83" w14:paraId="4A3D4397"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1C93C3F1" w14:textId="77777777" w:rsidR="00A05C83" w:rsidRDefault="00000000">
            <w:pPr>
              <w:spacing w:before="30" w:after="30"/>
            </w:pPr>
            <w:r>
              <w:rPr>
                <w:color w:val="1A1A2E"/>
                <w:sz w:val="18"/>
                <w:szCs w:val="18"/>
              </w:rPr>
              <w:t>Objection Copilot precision</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6BD0AB05" w14:textId="77777777" w:rsidR="00A05C83" w:rsidRDefault="00000000">
            <w:pPr>
              <w:spacing w:before="30" w:after="30"/>
            </w:pPr>
            <w:r>
              <w:rPr>
                <w:color w:val="1A1A2E"/>
                <w:sz w:val="18"/>
                <w:szCs w:val="18"/>
              </w:rPr>
              <w:t>N/A</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3F3DE10B" w14:textId="77777777" w:rsidR="00A05C83" w:rsidRDefault="00000000">
            <w:pPr>
              <w:spacing w:before="30" w:after="30"/>
            </w:pPr>
            <w:r>
              <w:rPr>
                <w:color w:val="1A1A2E"/>
                <w:sz w:val="18"/>
                <w:szCs w:val="18"/>
              </w:rPr>
              <w:t>≥ 90% correct classification</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43EF3125" w14:textId="77777777" w:rsidR="00A05C83" w:rsidRDefault="00000000">
            <w:pPr>
              <w:spacing w:before="30" w:after="30"/>
            </w:pPr>
            <w:r>
              <w:rPr>
                <w:color w:val="1A1A2E"/>
                <w:sz w:val="18"/>
                <w:szCs w:val="18"/>
              </w:rPr>
              <w:t>Annotation benchmark (500 labeled questions)</w:t>
            </w:r>
          </w:p>
        </w:tc>
      </w:tr>
      <w:tr w:rsidR="00A05C83" w14:paraId="5226C10C"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2B56C7F5" w14:textId="77777777" w:rsidR="00A05C83" w:rsidRDefault="00000000">
            <w:pPr>
              <w:spacing w:before="30" w:after="30"/>
            </w:pPr>
            <w:r>
              <w:rPr>
                <w:color w:val="1A1A2E"/>
                <w:sz w:val="18"/>
                <w:szCs w:val="18"/>
              </w:rPr>
              <w:t>Coaching brief generation time</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3B41BC26" w14:textId="77777777" w:rsidR="00A05C83" w:rsidRDefault="00000000">
            <w:pPr>
              <w:spacing w:before="30" w:after="30"/>
            </w:pPr>
            <w:r>
              <w:rPr>
                <w:color w:val="1A1A2E"/>
                <w:sz w:val="18"/>
                <w:szCs w:val="18"/>
              </w:rPr>
              <w:t>2–4 hrs (manual)</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63DBD5D8" w14:textId="77777777" w:rsidR="00A05C83" w:rsidRDefault="00000000">
            <w:pPr>
              <w:spacing w:before="30" w:after="30"/>
            </w:pPr>
            <w:r>
              <w:rPr>
                <w:color w:val="1A1A2E"/>
                <w:sz w:val="18"/>
                <w:szCs w:val="18"/>
              </w:rPr>
              <w:t>&lt; 3 minutes end-to-end automated</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03A7A9B9" w14:textId="77777777" w:rsidR="00A05C83" w:rsidRDefault="00000000">
            <w:pPr>
              <w:spacing w:before="30" w:after="30"/>
            </w:pPr>
            <w:r>
              <w:rPr>
                <w:color w:val="1A1A2E"/>
                <w:sz w:val="18"/>
                <w:szCs w:val="18"/>
              </w:rPr>
              <w:t>System timestamp from session end to brief delivery</w:t>
            </w:r>
          </w:p>
        </w:tc>
      </w:tr>
    </w:tbl>
    <w:p w14:paraId="33C8D4F5" w14:textId="77777777" w:rsidR="00A05C83" w:rsidRDefault="00A05C83">
      <w:pPr>
        <w:spacing w:before="120"/>
      </w:pPr>
    </w:p>
    <w:p w14:paraId="3A9E8E8D" w14:textId="77777777" w:rsidR="00A05C83" w:rsidRDefault="00000000">
      <w:pPr>
        <w:pStyle w:val="Heading1"/>
        <w:pBdr>
          <w:bottom w:val="single" w:sz="6" w:space="4" w:color="E94560"/>
        </w:pBdr>
      </w:pPr>
      <w:r>
        <w:t>4. Target Personas</w:t>
      </w:r>
    </w:p>
    <w:p w14:paraId="6FCF7F00" w14:textId="77777777" w:rsidR="00A05C83" w:rsidRDefault="00A05C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7740"/>
      </w:tblGrid>
      <w:tr w:rsidR="00A05C83" w14:paraId="63EAEFEA" w14:textId="77777777">
        <w:tblPrEx>
          <w:tblCellMar>
            <w:top w:w="0" w:type="dxa"/>
            <w:bottom w:w="0" w:type="dxa"/>
          </w:tblCellMar>
        </w:tblPrEx>
        <w:tc>
          <w:tcPr>
            <w:tcW w:w="0" w:type="auto"/>
            <w:gridSpan w:val="2"/>
            <w:tcBorders>
              <w:top w:val="single" w:sz="1" w:space="0" w:color="E94560"/>
              <w:left w:val="single" w:sz="1" w:space="0" w:color="E94560"/>
              <w:bottom w:val="single" w:sz="1" w:space="0" w:color="E94560"/>
              <w:right w:val="single" w:sz="1" w:space="0" w:color="E94560"/>
            </w:tcBorders>
            <w:shd w:val="clear" w:color="auto" w:fill="E94560"/>
            <w:tcMar>
              <w:top w:w="120" w:type="dxa"/>
              <w:left w:w="200" w:type="dxa"/>
              <w:bottom w:w="120" w:type="dxa"/>
              <w:right w:w="200" w:type="dxa"/>
            </w:tcMar>
          </w:tcPr>
          <w:p w14:paraId="064823A8" w14:textId="77777777" w:rsidR="00A05C83" w:rsidRDefault="00000000">
            <w:r>
              <w:rPr>
                <w:b/>
                <w:bCs/>
                <w:color w:val="FFFFFF"/>
                <w:sz w:val="28"/>
                <w:szCs w:val="28"/>
              </w:rPr>
              <w:t>Persona A — Sarah Chen</w:t>
            </w:r>
          </w:p>
          <w:p w14:paraId="188C92DD" w14:textId="77777777" w:rsidR="00A05C83" w:rsidRDefault="00000000">
            <w:r>
              <w:rPr>
                <w:i/>
                <w:iCs/>
                <w:color w:val="FFFFFF"/>
              </w:rPr>
              <w:t>Litigation Partner, Midsize Law Firm (75 Attorneys)</w:t>
            </w:r>
          </w:p>
        </w:tc>
      </w:tr>
      <w:tr w:rsidR="00A05C83" w14:paraId="05708E05"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6213E"/>
            <w:tcMar>
              <w:top w:w="100" w:type="dxa"/>
              <w:left w:w="150" w:type="dxa"/>
              <w:bottom w:w="100" w:type="dxa"/>
              <w:right w:w="150" w:type="dxa"/>
            </w:tcMar>
          </w:tcPr>
          <w:p w14:paraId="4702D6B9" w14:textId="77777777" w:rsidR="00A05C83" w:rsidRDefault="00000000">
            <w:r>
              <w:rPr>
                <w:b/>
                <w:bCs/>
                <w:color w:val="FFFFFF"/>
                <w:sz w:val="19"/>
                <w:szCs w:val="19"/>
              </w:rPr>
              <w:t>Demographics</w:t>
            </w:r>
          </w:p>
        </w:tc>
        <w:tc>
          <w:tcPr>
            <w:tcW w:w="776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52F45491" w14:textId="77777777" w:rsidR="00A05C83" w:rsidRDefault="00000000">
            <w:pPr>
              <w:spacing w:before="20" w:after="20"/>
            </w:pPr>
            <w:r>
              <w:rPr>
                <w:color w:val="1A1A2E"/>
                <w:sz w:val="19"/>
                <w:szCs w:val="19"/>
              </w:rPr>
              <w:t>Age: 44  |  Location: New York, NY</w:t>
            </w:r>
          </w:p>
          <w:p w14:paraId="025D24F5" w14:textId="77777777" w:rsidR="00A05C83" w:rsidRDefault="00000000">
            <w:pPr>
              <w:spacing w:before="20" w:after="20"/>
            </w:pPr>
            <w:r>
              <w:rPr>
                <w:color w:val="1A1A2E"/>
                <w:sz w:val="19"/>
                <w:szCs w:val="19"/>
              </w:rPr>
              <w:t>Firm size: 75 attorneys, commercial litigation focus</w:t>
            </w:r>
          </w:p>
          <w:p w14:paraId="4A5F7C28" w14:textId="77777777" w:rsidR="00A05C83" w:rsidRDefault="00000000">
            <w:pPr>
              <w:spacing w:before="20" w:after="20"/>
            </w:pPr>
            <w:r>
              <w:rPr>
                <w:color w:val="1A1A2E"/>
                <w:sz w:val="19"/>
                <w:szCs w:val="19"/>
              </w:rPr>
              <w:t>Manages 8–12 active matters simultaneously</w:t>
            </w:r>
          </w:p>
          <w:p w14:paraId="4C2AEA5E" w14:textId="77777777" w:rsidR="00A05C83" w:rsidRDefault="00000000">
            <w:pPr>
              <w:spacing w:before="20" w:after="20"/>
            </w:pPr>
            <w:r>
              <w:rPr>
                <w:color w:val="1A1A2E"/>
                <w:sz w:val="19"/>
                <w:szCs w:val="19"/>
              </w:rPr>
              <w:t>Responsible for firm profitability on litigation portfolio</w:t>
            </w:r>
          </w:p>
          <w:p w14:paraId="256DEED8" w14:textId="77777777" w:rsidR="00A05C83" w:rsidRDefault="00000000">
            <w:pPr>
              <w:spacing w:before="20" w:after="20"/>
            </w:pPr>
            <w:r>
              <w:rPr>
                <w:color w:val="1A1A2E"/>
                <w:sz w:val="19"/>
                <w:szCs w:val="19"/>
              </w:rPr>
              <w:t>Budget authority: $50K/year in legal tech tooling</w:t>
            </w:r>
          </w:p>
        </w:tc>
      </w:tr>
      <w:tr w:rsidR="00A05C83" w14:paraId="0114B908"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6213E"/>
            <w:tcMar>
              <w:top w:w="100" w:type="dxa"/>
              <w:left w:w="150" w:type="dxa"/>
              <w:bottom w:w="100" w:type="dxa"/>
              <w:right w:w="150" w:type="dxa"/>
            </w:tcMar>
          </w:tcPr>
          <w:p w14:paraId="4A04F61C" w14:textId="77777777" w:rsidR="00A05C83" w:rsidRDefault="00000000">
            <w:r>
              <w:rPr>
                <w:b/>
                <w:bCs/>
                <w:color w:val="FFFFFF"/>
                <w:sz w:val="19"/>
                <w:szCs w:val="19"/>
              </w:rPr>
              <w:t>Pain Points</w:t>
            </w:r>
          </w:p>
        </w:tc>
        <w:tc>
          <w:tcPr>
            <w:tcW w:w="776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3B627507" w14:textId="77777777" w:rsidR="00A05C83" w:rsidRDefault="00000000">
            <w:pPr>
              <w:spacing w:before="20" w:after="20"/>
            </w:pPr>
            <w:r>
              <w:rPr>
                <w:color w:val="1A1A2E"/>
                <w:sz w:val="19"/>
                <w:szCs w:val="19"/>
              </w:rPr>
              <w:t>Spends 40+ hours/month personally leading deposition prep sessions she could delegate</w:t>
            </w:r>
          </w:p>
          <w:p w14:paraId="4B3053C0" w14:textId="77777777" w:rsidR="00A05C83" w:rsidRDefault="00000000">
            <w:pPr>
              <w:spacing w:before="20" w:after="20"/>
            </w:pPr>
            <w:r>
              <w:rPr>
                <w:color w:val="1A1A2E"/>
                <w:sz w:val="19"/>
                <w:szCs w:val="19"/>
              </w:rPr>
              <w:t>Cannot quantify witness risk before committing to trial vs. settlement</w:t>
            </w:r>
          </w:p>
          <w:p w14:paraId="1809CE29" w14:textId="77777777" w:rsidR="00A05C83" w:rsidRDefault="00000000">
            <w:pPr>
              <w:spacing w:before="20" w:after="20"/>
            </w:pPr>
            <w:r>
              <w:rPr>
                <w:color w:val="1A1A2E"/>
                <w:sz w:val="19"/>
                <w:szCs w:val="19"/>
              </w:rPr>
              <w:t>Inconsistent quality when associates lead prep — no standardized methodology</w:t>
            </w:r>
          </w:p>
          <w:p w14:paraId="4B36B377" w14:textId="77777777" w:rsidR="00A05C83" w:rsidRDefault="00000000">
            <w:pPr>
              <w:spacing w:before="20" w:after="20"/>
            </w:pPr>
            <w:r>
              <w:rPr>
                <w:color w:val="1A1A2E"/>
                <w:sz w:val="19"/>
                <w:szCs w:val="19"/>
              </w:rPr>
              <w:t>Client pressure to reduce litigation costs without reducing quality</w:t>
            </w:r>
          </w:p>
          <w:p w14:paraId="0C8FBB65" w14:textId="77777777" w:rsidR="00A05C83" w:rsidRDefault="00000000">
            <w:pPr>
              <w:spacing w:before="20" w:after="20"/>
            </w:pPr>
            <w:r>
              <w:rPr>
                <w:color w:val="1A1A2E"/>
                <w:sz w:val="19"/>
                <w:szCs w:val="19"/>
              </w:rPr>
              <w:t>No way to track witness improvement between sessions without reviewing notes manually</w:t>
            </w:r>
          </w:p>
        </w:tc>
      </w:tr>
      <w:tr w:rsidR="00A05C83" w14:paraId="3184B796"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6213E"/>
            <w:tcMar>
              <w:top w:w="100" w:type="dxa"/>
              <w:left w:w="150" w:type="dxa"/>
              <w:bottom w:w="100" w:type="dxa"/>
              <w:right w:w="150" w:type="dxa"/>
            </w:tcMar>
          </w:tcPr>
          <w:p w14:paraId="130B293F" w14:textId="77777777" w:rsidR="00A05C83" w:rsidRDefault="00000000">
            <w:r>
              <w:rPr>
                <w:b/>
                <w:bCs/>
                <w:color w:val="FFFFFF"/>
                <w:sz w:val="19"/>
                <w:szCs w:val="19"/>
              </w:rPr>
              <w:t>Goals</w:t>
            </w:r>
          </w:p>
        </w:tc>
        <w:tc>
          <w:tcPr>
            <w:tcW w:w="776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2E3A185A" w14:textId="77777777" w:rsidR="00A05C83" w:rsidRDefault="00000000">
            <w:pPr>
              <w:spacing w:before="20" w:after="20"/>
            </w:pPr>
            <w:r>
              <w:rPr>
                <w:color w:val="1A1A2E"/>
                <w:sz w:val="19"/>
                <w:szCs w:val="19"/>
              </w:rPr>
              <w:t>Reduce her personal time in deposition prep by 60% within 90 days</w:t>
            </w:r>
          </w:p>
          <w:p w14:paraId="05C4F819" w14:textId="77777777" w:rsidR="00A05C83" w:rsidRDefault="00000000">
            <w:pPr>
              <w:spacing w:before="20" w:after="20"/>
            </w:pPr>
            <w:r>
              <w:rPr>
                <w:color w:val="1A1A2E"/>
                <w:sz w:val="19"/>
                <w:szCs w:val="19"/>
              </w:rPr>
              <w:t>Have a quantitative weakness report to show clients before key depositions</w:t>
            </w:r>
          </w:p>
          <w:p w14:paraId="706E862C" w14:textId="77777777" w:rsidR="00A05C83" w:rsidRDefault="00000000">
            <w:pPr>
              <w:spacing w:before="20" w:after="20"/>
            </w:pPr>
            <w:r>
              <w:rPr>
                <w:color w:val="1A1A2E"/>
                <w:sz w:val="19"/>
                <w:szCs w:val="19"/>
              </w:rPr>
              <w:t>Give associates a structured coaching tool so quality is consistent across the firm</w:t>
            </w:r>
          </w:p>
          <w:p w14:paraId="5B1E392F" w14:textId="77777777" w:rsidR="00A05C83" w:rsidRDefault="00000000">
            <w:pPr>
              <w:spacing w:before="20" w:after="20"/>
            </w:pPr>
            <w:r>
              <w:rPr>
                <w:color w:val="1A1A2E"/>
                <w:sz w:val="19"/>
                <w:szCs w:val="19"/>
              </w:rPr>
              <w:t>Demonstrate technology investment to attract younger associates and laterals</w:t>
            </w:r>
          </w:p>
        </w:tc>
      </w:tr>
      <w:tr w:rsidR="00A05C83" w14:paraId="53ED1D77"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6213E"/>
            <w:tcMar>
              <w:top w:w="100" w:type="dxa"/>
              <w:left w:w="150" w:type="dxa"/>
              <w:bottom w:w="100" w:type="dxa"/>
              <w:right w:w="150" w:type="dxa"/>
            </w:tcMar>
          </w:tcPr>
          <w:p w14:paraId="4B83C477" w14:textId="77777777" w:rsidR="00A05C83" w:rsidRDefault="00000000">
            <w:r>
              <w:rPr>
                <w:b/>
                <w:bCs/>
                <w:color w:val="FFFFFF"/>
                <w:sz w:val="19"/>
                <w:szCs w:val="19"/>
              </w:rPr>
              <w:t>Tech Level</w:t>
            </w:r>
          </w:p>
        </w:tc>
        <w:tc>
          <w:tcPr>
            <w:tcW w:w="776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1914F44E" w14:textId="77777777" w:rsidR="00A05C83" w:rsidRDefault="00000000">
            <w:pPr>
              <w:spacing w:before="20" w:after="20"/>
            </w:pPr>
            <w:r>
              <w:rPr>
                <w:color w:val="1A1A2E"/>
                <w:sz w:val="19"/>
                <w:szCs w:val="19"/>
              </w:rPr>
              <w:t>Moderate — comfortable with SaaS tools (Clio, Relativity, iManage), but not a developer; needs clean UI with minimal setup</w:t>
            </w:r>
          </w:p>
        </w:tc>
      </w:tr>
    </w:tbl>
    <w:p w14:paraId="4A9042DC" w14:textId="77777777" w:rsidR="00A05C83" w:rsidRDefault="00A05C8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7740"/>
      </w:tblGrid>
      <w:tr w:rsidR="00A05C83" w14:paraId="608F8126" w14:textId="77777777">
        <w:tblPrEx>
          <w:tblCellMar>
            <w:top w:w="0" w:type="dxa"/>
            <w:bottom w:w="0" w:type="dxa"/>
          </w:tblCellMar>
        </w:tblPrEx>
        <w:tc>
          <w:tcPr>
            <w:tcW w:w="0" w:type="auto"/>
            <w:gridSpan w:val="2"/>
            <w:tcBorders>
              <w:top w:val="single" w:sz="1" w:space="0" w:color="E94560"/>
              <w:left w:val="single" w:sz="1" w:space="0" w:color="E94560"/>
              <w:bottom w:val="single" w:sz="1" w:space="0" w:color="E94560"/>
              <w:right w:val="single" w:sz="1" w:space="0" w:color="E94560"/>
            </w:tcBorders>
            <w:shd w:val="clear" w:color="auto" w:fill="E94560"/>
            <w:tcMar>
              <w:top w:w="120" w:type="dxa"/>
              <w:left w:w="200" w:type="dxa"/>
              <w:bottom w:w="120" w:type="dxa"/>
              <w:right w:w="200" w:type="dxa"/>
            </w:tcMar>
          </w:tcPr>
          <w:p w14:paraId="1B61C997" w14:textId="77777777" w:rsidR="00A05C83" w:rsidRDefault="00000000">
            <w:r>
              <w:rPr>
                <w:b/>
                <w:bCs/>
                <w:color w:val="FFFFFF"/>
                <w:sz w:val="28"/>
                <w:szCs w:val="28"/>
              </w:rPr>
              <w:t>Persona B — Marcus Webb</w:t>
            </w:r>
          </w:p>
          <w:p w14:paraId="117F6D44" w14:textId="77777777" w:rsidR="00A05C83" w:rsidRDefault="00000000">
            <w:r>
              <w:rPr>
                <w:i/>
                <w:iCs/>
                <w:color w:val="FFFFFF"/>
              </w:rPr>
              <w:t>Senior Associate, Litigation, AmLaw 200 Firm</w:t>
            </w:r>
          </w:p>
        </w:tc>
      </w:tr>
      <w:tr w:rsidR="00A05C83" w14:paraId="19D71FD8"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6213E"/>
            <w:tcMar>
              <w:top w:w="100" w:type="dxa"/>
              <w:left w:w="150" w:type="dxa"/>
              <w:bottom w:w="100" w:type="dxa"/>
              <w:right w:w="150" w:type="dxa"/>
            </w:tcMar>
          </w:tcPr>
          <w:p w14:paraId="7C5A7886" w14:textId="77777777" w:rsidR="00A05C83" w:rsidRDefault="00000000">
            <w:r>
              <w:rPr>
                <w:b/>
                <w:bCs/>
                <w:color w:val="FFFFFF"/>
                <w:sz w:val="19"/>
                <w:szCs w:val="19"/>
              </w:rPr>
              <w:t>Demographics</w:t>
            </w:r>
          </w:p>
        </w:tc>
        <w:tc>
          <w:tcPr>
            <w:tcW w:w="776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35CEB832" w14:textId="77777777" w:rsidR="00A05C83" w:rsidRDefault="00000000">
            <w:pPr>
              <w:spacing w:before="20" w:after="20"/>
            </w:pPr>
            <w:r>
              <w:rPr>
                <w:color w:val="1A1A2E"/>
                <w:sz w:val="19"/>
                <w:szCs w:val="19"/>
              </w:rPr>
              <w:t>Age: 31  |  Location: Chicago, IL</w:t>
            </w:r>
          </w:p>
          <w:p w14:paraId="567D3865" w14:textId="77777777" w:rsidR="00A05C83" w:rsidRDefault="00000000">
            <w:pPr>
              <w:spacing w:before="20" w:after="20"/>
            </w:pPr>
            <w:r>
              <w:rPr>
                <w:color w:val="1A1A2E"/>
                <w:sz w:val="19"/>
                <w:szCs w:val="19"/>
              </w:rPr>
              <w:t>4th year associate, primarily on commercial disputes and employment litigation</w:t>
            </w:r>
          </w:p>
          <w:p w14:paraId="1CE9598E" w14:textId="77777777" w:rsidR="00A05C83" w:rsidRDefault="00000000">
            <w:pPr>
              <w:spacing w:before="20" w:after="20"/>
            </w:pPr>
            <w:r>
              <w:rPr>
                <w:color w:val="1A1A2E"/>
                <w:sz w:val="19"/>
                <w:szCs w:val="19"/>
              </w:rPr>
              <w:t>Owns deposition prep logistics for 3–5 witnesses per quarter</w:t>
            </w:r>
          </w:p>
          <w:p w14:paraId="3F1D4E6A" w14:textId="77777777" w:rsidR="00A05C83" w:rsidRDefault="00000000">
            <w:pPr>
              <w:spacing w:before="20" w:after="20"/>
            </w:pPr>
            <w:r>
              <w:rPr>
                <w:color w:val="1A1A2E"/>
                <w:sz w:val="19"/>
                <w:szCs w:val="19"/>
              </w:rPr>
              <w:t>Billable target: 2,000 hrs/year; prep overhead is a major drag</w:t>
            </w:r>
          </w:p>
          <w:p w14:paraId="62560A54" w14:textId="77777777" w:rsidR="00A05C83" w:rsidRDefault="00000000">
            <w:pPr>
              <w:spacing w:before="20" w:after="20"/>
            </w:pPr>
            <w:r>
              <w:rPr>
                <w:color w:val="1A1A2E"/>
                <w:sz w:val="19"/>
                <w:szCs w:val="19"/>
              </w:rPr>
              <w:t>Performance evaluated in part on witness performance at deposition</w:t>
            </w:r>
          </w:p>
        </w:tc>
      </w:tr>
      <w:tr w:rsidR="00A05C83" w14:paraId="65681144"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6213E"/>
            <w:tcMar>
              <w:top w:w="100" w:type="dxa"/>
              <w:left w:w="150" w:type="dxa"/>
              <w:bottom w:w="100" w:type="dxa"/>
              <w:right w:w="150" w:type="dxa"/>
            </w:tcMar>
          </w:tcPr>
          <w:p w14:paraId="6CED6773" w14:textId="77777777" w:rsidR="00A05C83" w:rsidRDefault="00000000">
            <w:r>
              <w:rPr>
                <w:b/>
                <w:bCs/>
                <w:color w:val="FFFFFF"/>
                <w:sz w:val="19"/>
                <w:szCs w:val="19"/>
              </w:rPr>
              <w:t>Pain Points</w:t>
            </w:r>
          </w:p>
        </w:tc>
        <w:tc>
          <w:tcPr>
            <w:tcW w:w="776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6AA699A4" w14:textId="77777777" w:rsidR="00A05C83" w:rsidRDefault="00000000">
            <w:pPr>
              <w:spacing w:before="20" w:after="20"/>
            </w:pPr>
            <w:r>
              <w:rPr>
                <w:color w:val="1A1A2E"/>
                <w:sz w:val="19"/>
                <w:szCs w:val="19"/>
              </w:rPr>
              <w:t>Manually reviews 200+ pages of prior testimony before each prep session — takes 6+ hours</w:t>
            </w:r>
          </w:p>
          <w:p w14:paraId="146113F4" w14:textId="77777777" w:rsidR="00A05C83" w:rsidRDefault="00000000">
            <w:pPr>
              <w:spacing w:before="20" w:after="20"/>
            </w:pPr>
            <w:r>
              <w:rPr>
                <w:color w:val="1A1A2E"/>
                <w:sz w:val="19"/>
                <w:szCs w:val="19"/>
              </w:rPr>
              <w:t>Leading practice depositions from memory is exhausting and inconsistent</w:t>
            </w:r>
          </w:p>
          <w:p w14:paraId="6B473647" w14:textId="77777777" w:rsidR="00A05C83" w:rsidRDefault="00000000">
            <w:pPr>
              <w:spacing w:before="20" w:after="20"/>
            </w:pPr>
            <w:r>
              <w:rPr>
                <w:color w:val="1A1A2E"/>
                <w:sz w:val="19"/>
                <w:szCs w:val="19"/>
              </w:rPr>
              <w:t>Receives no feedback on which coaching approaches work until it's too late</w:t>
            </w:r>
          </w:p>
          <w:p w14:paraId="25FA3C4D" w14:textId="77777777" w:rsidR="00A05C83" w:rsidRDefault="00000000">
            <w:pPr>
              <w:spacing w:before="20" w:after="20"/>
            </w:pPr>
            <w:r>
              <w:rPr>
                <w:color w:val="1A1A2E"/>
                <w:sz w:val="19"/>
                <w:szCs w:val="19"/>
              </w:rPr>
              <w:t>Senior partners don't attend prep; he has no senior oversight or coaching methodology</w:t>
            </w:r>
          </w:p>
          <w:p w14:paraId="0BE82F37" w14:textId="77777777" w:rsidR="00A05C83" w:rsidRDefault="00000000">
            <w:pPr>
              <w:spacing w:before="20" w:after="20"/>
            </w:pPr>
            <w:r>
              <w:rPr>
                <w:color w:val="1A1A2E"/>
                <w:sz w:val="19"/>
                <w:szCs w:val="19"/>
              </w:rPr>
              <w:t>Creates fresh coaching briefs from scratch for every witness — no templates or reuse</w:t>
            </w:r>
          </w:p>
        </w:tc>
      </w:tr>
      <w:tr w:rsidR="00A05C83" w14:paraId="5A45A1E6"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6213E"/>
            <w:tcMar>
              <w:top w:w="100" w:type="dxa"/>
              <w:left w:w="150" w:type="dxa"/>
              <w:bottom w:w="100" w:type="dxa"/>
              <w:right w:w="150" w:type="dxa"/>
            </w:tcMar>
          </w:tcPr>
          <w:p w14:paraId="646B580F" w14:textId="77777777" w:rsidR="00A05C83" w:rsidRDefault="00000000">
            <w:r>
              <w:rPr>
                <w:b/>
                <w:bCs/>
                <w:color w:val="FFFFFF"/>
                <w:sz w:val="19"/>
                <w:szCs w:val="19"/>
              </w:rPr>
              <w:t>Goals</w:t>
            </w:r>
          </w:p>
        </w:tc>
        <w:tc>
          <w:tcPr>
            <w:tcW w:w="776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051E290B" w14:textId="77777777" w:rsidR="00A05C83" w:rsidRDefault="00000000">
            <w:pPr>
              <w:spacing w:before="20" w:after="20"/>
            </w:pPr>
            <w:r>
              <w:rPr>
                <w:color w:val="1A1A2E"/>
                <w:sz w:val="19"/>
                <w:szCs w:val="19"/>
              </w:rPr>
              <w:t>Cut manual document review time from 6 hours to under 1 hour per witness</w:t>
            </w:r>
          </w:p>
          <w:p w14:paraId="71194C8E" w14:textId="77777777" w:rsidR="00A05C83" w:rsidRDefault="00000000">
            <w:pPr>
              <w:spacing w:before="20" w:after="20"/>
            </w:pPr>
            <w:r>
              <w:rPr>
                <w:color w:val="1A1A2E"/>
                <w:sz w:val="19"/>
                <w:szCs w:val="19"/>
              </w:rPr>
              <w:t>Have an AI system surface inconsistencies he might miss under time pressure</w:t>
            </w:r>
          </w:p>
          <w:p w14:paraId="729AE150" w14:textId="77777777" w:rsidR="00A05C83" w:rsidRDefault="00000000">
            <w:pPr>
              <w:spacing w:before="20" w:after="20"/>
            </w:pPr>
            <w:r>
              <w:rPr>
                <w:color w:val="1A1A2E"/>
                <w:sz w:val="19"/>
                <w:szCs w:val="19"/>
              </w:rPr>
              <w:t>Produce a polished coaching brief in minutes rather than hours</w:t>
            </w:r>
          </w:p>
          <w:p w14:paraId="3AC2B279" w14:textId="77777777" w:rsidR="00A05C83" w:rsidRDefault="00000000">
            <w:pPr>
              <w:spacing w:before="20" w:after="20"/>
            </w:pPr>
            <w:r>
              <w:rPr>
                <w:color w:val="1A1A2E"/>
                <w:sz w:val="19"/>
                <w:szCs w:val="19"/>
              </w:rPr>
              <w:t>Track whether witnesses are actually improving across sessions</w:t>
            </w:r>
          </w:p>
        </w:tc>
      </w:tr>
      <w:tr w:rsidR="00A05C83" w14:paraId="0EB48E0B"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6213E"/>
            <w:tcMar>
              <w:top w:w="100" w:type="dxa"/>
              <w:left w:w="150" w:type="dxa"/>
              <w:bottom w:w="100" w:type="dxa"/>
              <w:right w:w="150" w:type="dxa"/>
            </w:tcMar>
          </w:tcPr>
          <w:p w14:paraId="3C60DB82" w14:textId="77777777" w:rsidR="00A05C83" w:rsidRDefault="00000000">
            <w:r>
              <w:rPr>
                <w:b/>
                <w:bCs/>
                <w:color w:val="FFFFFF"/>
                <w:sz w:val="19"/>
                <w:szCs w:val="19"/>
              </w:rPr>
              <w:t>Tech Level</w:t>
            </w:r>
          </w:p>
        </w:tc>
        <w:tc>
          <w:tcPr>
            <w:tcW w:w="776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6AD1D3BB" w14:textId="77777777" w:rsidR="00A05C83" w:rsidRDefault="00000000">
            <w:pPr>
              <w:spacing w:before="20" w:after="20"/>
            </w:pPr>
            <w:r>
              <w:rPr>
                <w:color w:val="1A1A2E"/>
                <w:sz w:val="19"/>
                <w:szCs w:val="19"/>
              </w:rPr>
              <w:t>High — daily user of AI tools (ChatGPT, Claude for drafting); comfortable with new software; motivated early adopter</w:t>
            </w:r>
          </w:p>
        </w:tc>
      </w:tr>
    </w:tbl>
    <w:p w14:paraId="3FB9FF0F" w14:textId="77777777" w:rsidR="00A05C83" w:rsidRDefault="00A05C83">
      <w:pPr>
        <w:spacing w:before="120"/>
      </w:pPr>
    </w:p>
    <w:p w14:paraId="5D7AABBA" w14:textId="77777777" w:rsidR="00A05C83" w:rsidRDefault="00000000">
      <w:pPr>
        <w:pStyle w:val="Heading1"/>
        <w:pBdr>
          <w:bottom w:val="single" w:sz="6" w:space="4" w:color="E94560"/>
        </w:pBdr>
      </w:pPr>
      <w:r>
        <w:t>5. Features &amp; Requirements</w:t>
      </w:r>
    </w:p>
    <w:p w14:paraId="461AF123" w14:textId="77777777" w:rsidR="00A05C83" w:rsidRDefault="00A05C8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5C83" w14:paraId="5CC97C3C" w14:textId="77777777">
        <w:tblPrEx>
          <w:tblCellMar>
            <w:top w:w="0" w:type="dxa"/>
            <w:bottom w:w="0" w:type="dxa"/>
          </w:tblCellMar>
        </w:tblPrEx>
        <w:tc>
          <w:tcPr>
            <w:tcW w:w="0" w:type="auto"/>
            <w:tcBorders>
              <w:top w:val="single" w:sz="1" w:space="0" w:color="E74C3C"/>
              <w:left w:val="single" w:sz="1" w:space="0" w:color="E74C3C"/>
              <w:bottom w:val="single" w:sz="1" w:space="0" w:color="E74C3C"/>
              <w:right w:val="single" w:sz="1" w:space="0" w:color="E74C3C"/>
            </w:tcBorders>
            <w:shd w:val="clear" w:color="auto" w:fill="E74C3C"/>
            <w:tcMar>
              <w:top w:w="100" w:type="dxa"/>
              <w:left w:w="150" w:type="dxa"/>
              <w:bottom w:w="100" w:type="dxa"/>
              <w:right w:w="150" w:type="dxa"/>
            </w:tcMar>
          </w:tcPr>
          <w:p w14:paraId="12A19B24" w14:textId="77777777" w:rsidR="00A05C83" w:rsidRDefault="00000000">
            <w:r>
              <w:rPr>
                <w:b/>
                <w:bCs/>
                <w:color w:val="FFFFFF"/>
              </w:rPr>
              <w:t>P0 — Must Have (MVP)</w:t>
            </w:r>
          </w:p>
        </w:tc>
      </w:tr>
      <w:tr w:rsidR="00A05C83" w14:paraId="4E46DB30" w14:textId="77777777">
        <w:tblPrEx>
          <w:tblCellMar>
            <w:top w:w="0" w:type="dxa"/>
            <w:bottom w:w="0" w:type="dxa"/>
          </w:tblCellMar>
        </w:tblPrEx>
        <w:tc>
          <w:tcPr>
            <w:tcW w:w="0" w:type="auto"/>
            <w:tcBorders>
              <w:top w:val="single" w:sz="1" w:space="0" w:color="E74C3C"/>
              <w:left w:val="single" w:sz="1" w:space="0" w:color="E74C3C"/>
              <w:bottom w:val="single" w:sz="1" w:space="0" w:color="E74C3C"/>
              <w:right w:val="single" w:sz="1" w:space="0" w:color="E74C3C"/>
            </w:tcBorders>
            <w:shd w:val="clear" w:color="auto" w:fill="FDEDEC"/>
            <w:tcMar>
              <w:top w:w="100" w:type="dxa"/>
              <w:left w:w="150" w:type="dxa"/>
              <w:bottom w:w="100" w:type="dxa"/>
              <w:right w:w="150" w:type="dxa"/>
            </w:tcMar>
          </w:tcPr>
          <w:p w14:paraId="38AFE091" w14:textId="77777777" w:rsidR="00A05C83" w:rsidRDefault="00000000">
            <w:pPr>
              <w:spacing w:before="40" w:after="40"/>
            </w:pPr>
            <w:r>
              <w:rPr>
                <w:color w:val="1A1A2E"/>
                <w:sz w:val="20"/>
                <w:szCs w:val="20"/>
              </w:rPr>
              <w:t>Core features required to deliver the primary value proposition. No P0 feature may be absent at launch.</w:t>
            </w:r>
          </w:p>
        </w:tc>
      </w:tr>
    </w:tbl>
    <w:p w14:paraId="0F53A957" w14:textId="77777777" w:rsidR="00A05C83" w:rsidRDefault="00A05C83">
      <w:pPr>
        <w:spacing w:before="100"/>
      </w:pPr>
    </w:p>
    <w:p w14:paraId="17942D79" w14:textId="77777777" w:rsidR="00A05C83" w:rsidRDefault="00000000">
      <w:pPr>
        <w:pStyle w:val="Heading3"/>
      </w:pPr>
      <w:r>
        <w:t>P0.1 — Voice-Driven Interrogator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4"/>
        <w:gridCol w:w="2621"/>
        <w:gridCol w:w="3274"/>
        <w:gridCol w:w="1831"/>
      </w:tblGrid>
      <w:tr w:rsidR="00A05C83" w14:paraId="7684A839" w14:textId="77777777">
        <w:tblPrEx>
          <w:tblCellMar>
            <w:top w:w="0" w:type="dxa"/>
            <w:bottom w:w="0" w:type="dxa"/>
          </w:tblCellMar>
        </w:tblPrEx>
        <w:trPr>
          <w:tblHeader/>
        </w:trPr>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2AA13DA5" w14:textId="77777777" w:rsidR="00A05C83" w:rsidRDefault="00000000">
            <w:r>
              <w:rPr>
                <w:b/>
                <w:bCs/>
                <w:color w:val="FFFFFF"/>
                <w:sz w:val="19"/>
                <w:szCs w:val="19"/>
              </w:rPr>
              <w:t>Feature</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06C6AFBF" w14:textId="77777777" w:rsidR="00A05C83" w:rsidRDefault="00000000">
            <w:r>
              <w:rPr>
                <w:b/>
                <w:bCs/>
                <w:color w:val="FFFFFF"/>
                <w:sz w:val="19"/>
                <w:szCs w:val="19"/>
              </w:rPr>
              <w:t>User Story</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0F50ECD6" w14:textId="77777777" w:rsidR="00A05C83" w:rsidRDefault="00000000">
            <w:r>
              <w:rPr>
                <w:b/>
                <w:bCs/>
                <w:color w:val="FFFFFF"/>
                <w:sz w:val="19"/>
                <w:szCs w:val="19"/>
              </w:rPr>
              <w:t>Acceptance Criteria</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2E9A74EE" w14:textId="77777777" w:rsidR="00A05C83" w:rsidRDefault="00000000">
            <w:r>
              <w:rPr>
                <w:b/>
                <w:bCs/>
                <w:color w:val="FFFFFF"/>
                <w:sz w:val="19"/>
                <w:szCs w:val="19"/>
              </w:rPr>
              <w:t>Success Metric</w:t>
            </w:r>
          </w:p>
        </w:tc>
      </w:tr>
      <w:tr w:rsidR="00A05C83" w14:paraId="12151ACD"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5A3683C6" w14:textId="77777777" w:rsidR="00A05C83" w:rsidRDefault="00000000">
            <w:pPr>
              <w:spacing w:before="30" w:after="30"/>
            </w:pPr>
            <w:r>
              <w:rPr>
                <w:color w:val="1A1A2E"/>
                <w:sz w:val="18"/>
                <w:szCs w:val="18"/>
              </w:rPr>
              <w:t>Interrogator Agent (ElevenLabs)</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786A2083" w14:textId="77777777" w:rsidR="00A05C83" w:rsidRDefault="00000000">
            <w:pPr>
              <w:spacing w:before="30" w:after="30"/>
            </w:pPr>
            <w:r>
              <w:rPr>
                <w:color w:val="1A1A2E"/>
                <w:sz w:val="18"/>
                <w:szCs w:val="18"/>
              </w:rPr>
              <w:t>As a witness, I want to be questioned by a realistic AI voice so that I experience authentic deposition pressure.</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1A6E3CC6" w14:textId="77777777" w:rsidR="00A05C83" w:rsidRDefault="00000000">
            <w:pPr>
              <w:pStyle w:val="ListParagraph"/>
              <w:numPr>
                <w:ilvl w:val="0"/>
                <w:numId w:val="2"/>
              </w:numPr>
              <w:spacing w:before="30" w:after="30"/>
            </w:pPr>
            <w:r>
              <w:rPr>
                <w:sz w:val="18"/>
                <w:szCs w:val="18"/>
              </w:rPr>
              <w:t>Questions are voiced via ElevenLabs TTS with consistent "opposing counsel" voice profile</w:t>
            </w:r>
          </w:p>
          <w:p w14:paraId="121E4316" w14:textId="77777777" w:rsidR="00A05C83" w:rsidRDefault="00000000">
            <w:pPr>
              <w:pStyle w:val="ListParagraph"/>
              <w:numPr>
                <w:ilvl w:val="0"/>
                <w:numId w:val="2"/>
              </w:numPr>
              <w:spacing w:before="30" w:after="30"/>
            </w:pPr>
            <w:r>
              <w:rPr>
                <w:sz w:val="18"/>
                <w:szCs w:val="18"/>
              </w:rPr>
              <w:t>Interrogator generates follow-up questions within 2 seconds of witness answer</w:t>
            </w:r>
          </w:p>
          <w:p w14:paraId="2E005D96" w14:textId="77777777" w:rsidR="00A05C83" w:rsidRDefault="00000000">
            <w:pPr>
              <w:pStyle w:val="ListParagraph"/>
              <w:numPr>
                <w:ilvl w:val="0"/>
                <w:numId w:val="2"/>
              </w:numPr>
              <w:spacing w:before="30" w:after="30"/>
            </w:pPr>
            <w:r>
              <w:rPr>
                <w:sz w:val="18"/>
                <w:szCs w:val="18"/>
              </w:rPr>
              <w:t>Question strategy adapts based on case type (employment, medical malpractice, commercial)</w:t>
            </w:r>
          </w:p>
          <w:p w14:paraId="5F131EFA" w14:textId="77777777" w:rsidR="00A05C83" w:rsidRDefault="00000000">
            <w:pPr>
              <w:pStyle w:val="ListParagraph"/>
              <w:numPr>
                <w:ilvl w:val="0"/>
                <w:numId w:val="2"/>
              </w:numPr>
              <w:spacing w:before="30" w:after="30"/>
            </w:pPr>
            <w:r>
              <w:rPr>
                <w:sz w:val="18"/>
                <w:szCs w:val="18"/>
              </w:rPr>
              <w:t>If witness hesitates &gt;4 seconds, Interrogator escalates with a sharper follow-up</w:t>
            </w:r>
          </w:p>
          <w:p w14:paraId="7B9854B4" w14:textId="77777777" w:rsidR="00A05C83" w:rsidRDefault="00000000">
            <w:pPr>
              <w:pStyle w:val="ListParagraph"/>
              <w:numPr>
                <w:ilvl w:val="0"/>
                <w:numId w:val="2"/>
              </w:numPr>
              <w:spacing w:before="30" w:after="30"/>
            </w:pPr>
            <w:r>
              <w:rPr>
                <w:sz w:val="18"/>
                <w:szCs w:val="18"/>
              </w:rPr>
              <w:t>Full session transcript available within 30 seconds of session end</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1DF66F36" w14:textId="77777777" w:rsidR="00A05C83" w:rsidRDefault="00000000">
            <w:pPr>
              <w:spacing w:before="30" w:after="30"/>
            </w:pPr>
            <w:r>
              <w:rPr>
                <w:color w:val="1A1A2E"/>
                <w:sz w:val="18"/>
                <w:szCs w:val="18"/>
              </w:rPr>
              <w:t>≥ 90% of users rate voice realism ≥ 4/5 in post-session survey</w:t>
            </w:r>
          </w:p>
        </w:tc>
      </w:tr>
    </w:tbl>
    <w:p w14:paraId="4EB1D615" w14:textId="77777777" w:rsidR="00A05C83" w:rsidRDefault="00A05C83">
      <w:pPr>
        <w:spacing w:before="100"/>
      </w:pPr>
    </w:p>
    <w:p w14:paraId="176EB288" w14:textId="77777777" w:rsidR="00A05C83" w:rsidRDefault="00000000">
      <w:pPr>
        <w:pStyle w:val="Heading3"/>
      </w:pPr>
      <w:r>
        <w:t>P0.2 — Real-Time Objection Copilot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2982"/>
        <w:gridCol w:w="3067"/>
        <w:gridCol w:w="1790"/>
      </w:tblGrid>
      <w:tr w:rsidR="00A05C83" w14:paraId="574354C2" w14:textId="77777777">
        <w:tblPrEx>
          <w:tblCellMar>
            <w:top w:w="0" w:type="dxa"/>
            <w:bottom w:w="0" w:type="dxa"/>
          </w:tblCellMar>
        </w:tblPrEx>
        <w:trPr>
          <w:tblHeader/>
        </w:trPr>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0CC3C927" w14:textId="77777777" w:rsidR="00A05C83" w:rsidRDefault="00000000">
            <w:r>
              <w:rPr>
                <w:b/>
                <w:bCs/>
                <w:color w:val="FFFFFF"/>
                <w:sz w:val="19"/>
                <w:szCs w:val="19"/>
              </w:rPr>
              <w:t>Feature</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4E08840E" w14:textId="77777777" w:rsidR="00A05C83" w:rsidRDefault="00000000">
            <w:r>
              <w:rPr>
                <w:b/>
                <w:bCs/>
                <w:color w:val="FFFFFF"/>
                <w:sz w:val="19"/>
                <w:szCs w:val="19"/>
              </w:rPr>
              <w:t>User Story</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37BEF157" w14:textId="77777777" w:rsidR="00A05C83" w:rsidRDefault="00000000">
            <w:r>
              <w:rPr>
                <w:b/>
                <w:bCs/>
                <w:color w:val="FFFFFF"/>
                <w:sz w:val="19"/>
                <w:szCs w:val="19"/>
              </w:rPr>
              <w:t>Acceptance Criteria</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333D71CB" w14:textId="77777777" w:rsidR="00A05C83" w:rsidRDefault="00000000">
            <w:r>
              <w:rPr>
                <w:b/>
                <w:bCs/>
                <w:color w:val="FFFFFF"/>
                <w:sz w:val="19"/>
                <w:szCs w:val="19"/>
              </w:rPr>
              <w:t>Success Metric</w:t>
            </w:r>
          </w:p>
        </w:tc>
      </w:tr>
      <w:tr w:rsidR="00A05C83" w14:paraId="39515A01"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4D17726A" w14:textId="77777777" w:rsidR="00A05C83" w:rsidRDefault="00000000">
            <w:pPr>
              <w:spacing w:before="30" w:after="30"/>
            </w:pPr>
            <w:r>
              <w:rPr>
                <w:color w:val="1A1A2E"/>
                <w:sz w:val="18"/>
                <w:szCs w:val="18"/>
              </w:rPr>
              <w:t>Objection Copilot (Claude + FRE Corpus via Nia)</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178D217B" w14:textId="77777777" w:rsidR="00A05C83" w:rsidRDefault="00000000">
            <w:pPr>
              <w:spacing w:before="30" w:after="30"/>
            </w:pPr>
            <w:r>
              <w:rPr>
                <w:color w:val="1A1A2E"/>
                <w:sz w:val="18"/>
                <w:szCs w:val="18"/>
              </w:rPr>
              <w:t>As an attorney, I want the system to flag objectionable questions in real time so that I can train witnesses to pause before answering improper questions.</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1C4A1E6A" w14:textId="77777777" w:rsidR="00A05C83" w:rsidRDefault="00000000">
            <w:pPr>
              <w:pStyle w:val="ListParagraph"/>
              <w:numPr>
                <w:ilvl w:val="0"/>
                <w:numId w:val="2"/>
              </w:numPr>
              <w:spacing w:before="30" w:after="30"/>
            </w:pPr>
            <w:r>
              <w:rPr>
                <w:sz w:val="18"/>
                <w:szCs w:val="18"/>
              </w:rPr>
              <w:t>Objection alert fires within 1.5 seconds of question delivery — before witness answers</w:t>
            </w:r>
          </w:p>
          <w:p w14:paraId="627D7ADC" w14:textId="77777777" w:rsidR="00A05C83" w:rsidRDefault="00000000">
            <w:pPr>
              <w:pStyle w:val="ListParagraph"/>
              <w:numPr>
                <w:ilvl w:val="0"/>
                <w:numId w:val="2"/>
              </w:numPr>
              <w:spacing w:before="30" w:after="30"/>
            </w:pPr>
            <w:r>
              <w:rPr>
                <w:sz w:val="18"/>
                <w:szCs w:val="18"/>
              </w:rPr>
              <w:t>System correctly classifies leading, hearsay, compound, assumes facts not in evidence, calls for speculation</w:t>
            </w:r>
          </w:p>
          <w:p w14:paraId="02DF262A" w14:textId="77777777" w:rsidR="00A05C83" w:rsidRDefault="00000000">
            <w:pPr>
              <w:pStyle w:val="ListParagraph"/>
              <w:numPr>
                <w:ilvl w:val="0"/>
                <w:numId w:val="2"/>
              </w:numPr>
            </w:pPr>
            <w:r>
              <w:rPr>
                <w:sz w:val="18"/>
                <w:szCs w:val="18"/>
              </w:rPr>
              <w:t>Each alert includes the applicable FRE rule number and plain-English explanation</w:t>
            </w:r>
          </w:p>
          <w:p w14:paraId="45C7BD60" w14:textId="77777777" w:rsidR="00A05C83" w:rsidRDefault="00000000">
            <w:pPr>
              <w:pStyle w:val="ListParagraph"/>
              <w:numPr>
                <w:ilvl w:val="0"/>
                <w:numId w:val="2"/>
              </w:numPr>
            </w:pPr>
            <w:r>
              <w:rPr>
                <w:sz w:val="18"/>
                <w:szCs w:val="18"/>
              </w:rPr>
              <w:t>Objection type displayed as visual badge + optional audio cue</w:t>
            </w:r>
          </w:p>
          <w:p w14:paraId="1AB8D47C" w14:textId="77777777" w:rsidR="00A05C83" w:rsidRDefault="00000000">
            <w:pPr>
              <w:pStyle w:val="ListParagraph"/>
              <w:numPr>
                <w:ilvl w:val="0"/>
                <w:numId w:val="2"/>
              </w:numPr>
            </w:pPr>
            <w:r>
              <w:rPr>
                <w:sz w:val="18"/>
                <w:szCs w:val="18"/>
              </w:rPr>
              <w:t>All objection events logged to session record for coaching brief</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3FBC63E7" w14:textId="77777777" w:rsidR="00A05C83" w:rsidRDefault="00000000">
            <w:pPr>
              <w:spacing w:before="30" w:after="30"/>
            </w:pPr>
            <w:r>
              <w:rPr>
                <w:color w:val="1A1A2E"/>
                <w:sz w:val="18"/>
                <w:szCs w:val="18"/>
              </w:rPr>
              <w:t>≥ 90% precision on benchmark set of 500 annotated questions</w:t>
            </w:r>
          </w:p>
        </w:tc>
      </w:tr>
    </w:tbl>
    <w:p w14:paraId="00F69DFA" w14:textId="77777777" w:rsidR="00A05C83" w:rsidRDefault="00A05C83">
      <w:pPr>
        <w:spacing w:before="100"/>
      </w:pPr>
    </w:p>
    <w:p w14:paraId="1017297C" w14:textId="77777777" w:rsidR="00A05C83" w:rsidRDefault="00000000">
      <w:pPr>
        <w:pStyle w:val="Heading3"/>
      </w:pPr>
      <w:r>
        <w:t>P0.3 — Statement Inconsistency Detector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9"/>
        <w:gridCol w:w="2591"/>
        <w:gridCol w:w="3574"/>
        <w:gridCol w:w="1506"/>
      </w:tblGrid>
      <w:tr w:rsidR="00A05C83" w14:paraId="6CF4E7DF" w14:textId="77777777">
        <w:tblPrEx>
          <w:tblCellMar>
            <w:top w:w="0" w:type="dxa"/>
            <w:bottom w:w="0" w:type="dxa"/>
          </w:tblCellMar>
        </w:tblPrEx>
        <w:trPr>
          <w:tblHeader/>
        </w:trPr>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639F2D39" w14:textId="77777777" w:rsidR="00A05C83" w:rsidRDefault="00000000">
            <w:r>
              <w:rPr>
                <w:b/>
                <w:bCs/>
                <w:color w:val="FFFFFF"/>
                <w:sz w:val="19"/>
                <w:szCs w:val="19"/>
              </w:rPr>
              <w:t>Feature</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6C96CB5E" w14:textId="77777777" w:rsidR="00A05C83" w:rsidRDefault="00000000">
            <w:r>
              <w:rPr>
                <w:b/>
                <w:bCs/>
                <w:color w:val="FFFFFF"/>
                <w:sz w:val="19"/>
                <w:szCs w:val="19"/>
              </w:rPr>
              <w:t>User Story</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7004CDA1" w14:textId="77777777" w:rsidR="00A05C83" w:rsidRDefault="00000000">
            <w:r>
              <w:rPr>
                <w:b/>
                <w:bCs/>
                <w:color w:val="FFFFFF"/>
                <w:sz w:val="19"/>
                <w:szCs w:val="19"/>
              </w:rPr>
              <w:t>Acceptance Criteria</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03519CB1" w14:textId="77777777" w:rsidR="00A05C83" w:rsidRDefault="00000000">
            <w:r>
              <w:rPr>
                <w:b/>
                <w:bCs/>
                <w:color w:val="FFFFFF"/>
                <w:sz w:val="19"/>
                <w:szCs w:val="19"/>
              </w:rPr>
              <w:t>Success Metric</w:t>
            </w:r>
          </w:p>
        </w:tc>
      </w:tr>
      <w:tr w:rsidR="00A05C83" w14:paraId="08D4188D"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0A70515A" w14:textId="77777777" w:rsidR="00A05C83" w:rsidRDefault="00000000">
            <w:pPr>
              <w:spacing w:before="30" w:after="30"/>
            </w:pPr>
            <w:r>
              <w:rPr>
                <w:color w:val="1A1A2E"/>
                <w:sz w:val="18"/>
                <w:szCs w:val="18"/>
              </w:rPr>
              <w:t>Inconsistency Detector (Claude + Nemotron + Nia)</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11ED8D24" w14:textId="77777777" w:rsidR="00A05C83" w:rsidRDefault="00000000">
            <w:pPr>
              <w:spacing w:before="30" w:after="30"/>
            </w:pPr>
            <w:r>
              <w:rPr>
                <w:color w:val="1A1A2E"/>
                <w:sz w:val="18"/>
                <w:szCs w:val="18"/>
              </w:rPr>
              <w:t>As an attorney, I want the system to compare witness answers to their prior sworn statements so that I can identify contradictions before opposing counsel does.</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614C4E55" w14:textId="77777777" w:rsidR="00A05C83" w:rsidRDefault="00000000">
            <w:pPr>
              <w:pStyle w:val="ListParagraph"/>
              <w:numPr>
                <w:ilvl w:val="0"/>
                <w:numId w:val="2"/>
              </w:numPr>
            </w:pPr>
            <w:r>
              <w:rPr>
                <w:sz w:val="18"/>
                <w:szCs w:val="18"/>
              </w:rPr>
              <w:t>Uploaded prior depositions/statements indexed by Nia within 3 minutes of upload</w:t>
            </w:r>
          </w:p>
          <w:p w14:paraId="4765EBD2" w14:textId="77777777" w:rsidR="00A05C83" w:rsidRDefault="00000000">
            <w:pPr>
              <w:pStyle w:val="ListParagraph"/>
              <w:numPr>
                <w:ilvl w:val="0"/>
                <w:numId w:val="2"/>
              </w:numPr>
            </w:pPr>
            <w:r>
              <w:rPr>
                <w:sz w:val="18"/>
                <w:szCs w:val="18"/>
              </w:rPr>
              <w:t>Contradiction flags surface within 4 seconds of witness answer completion</w:t>
            </w:r>
          </w:p>
          <w:p w14:paraId="2C14A212" w14:textId="77777777" w:rsidR="00A05C83" w:rsidRDefault="00000000">
            <w:pPr>
              <w:pStyle w:val="ListParagraph"/>
              <w:numPr>
                <w:ilvl w:val="0"/>
                <w:numId w:val="2"/>
              </w:numPr>
            </w:pPr>
            <w:r>
              <w:rPr>
                <w:sz w:val="18"/>
                <w:szCs w:val="18"/>
              </w:rPr>
              <w:t>Each flag includes: exact quote from prior statement, page/line reference, contradiction confidence score ≥ 0.75</w:t>
            </w:r>
          </w:p>
          <w:p w14:paraId="2E9A4AA8" w14:textId="77777777" w:rsidR="00A05C83" w:rsidRDefault="00000000">
            <w:pPr>
              <w:pStyle w:val="ListParagraph"/>
              <w:numPr>
                <w:ilvl w:val="0"/>
                <w:numId w:val="2"/>
              </w:numPr>
            </w:pPr>
            <w:r>
              <w:rPr>
                <w:sz w:val="18"/>
                <w:szCs w:val="18"/>
              </w:rPr>
              <w:t>Flags below 0.75 confidence are auto-suppressed and sent to secondary review queue</w:t>
            </w:r>
          </w:p>
          <w:p w14:paraId="702ED8C2" w14:textId="77777777" w:rsidR="00A05C83" w:rsidRDefault="00000000">
            <w:pPr>
              <w:pStyle w:val="ListParagraph"/>
              <w:numPr>
                <w:ilvl w:val="0"/>
                <w:numId w:val="2"/>
              </w:numPr>
            </w:pPr>
            <w:r>
              <w:rPr>
                <w:sz w:val="18"/>
                <w:szCs w:val="18"/>
              </w:rPr>
              <w:t>Attorney can accept, reject, or annotate each flag — feedback used to improve future sessions</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503E807D" w14:textId="77777777" w:rsidR="00A05C83" w:rsidRDefault="00000000">
            <w:pPr>
              <w:spacing w:before="30" w:after="30"/>
            </w:pPr>
            <w:r>
              <w:rPr>
                <w:color w:val="1A1A2E"/>
                <w:sz w:val="18"/>
                <w:szCs w:val="18"/>
              </w:rPr>
              <w:t>≥ 85% of surfaced flags confirmed as valid by attorney review</w:t>
            </w:r>
          </w:p>
        </w:tc>
      </w:tr>
    </w:tbl>
    <w:p w14:paraId="4BBE843B" w14:textId="77777777" w:rsidR="00A05C83" w:rsidRDefault="00A05C83">
      <w:pPr>
        <w:spacing w:before="100"/>
      </w:pPr>
    </w:p>
    <w:p w14:paraId="66E3AF50" w14:textId="77777777" w:rsidR="00A05C83" w:rsidRDefault="00000000">
      <w:pPr>
        <w:pStyle w:val="Heading3"/>
      </w:pPr>
      <w:r>
        <w:t>P0.4 — Case File Ingestion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6"/>
        <w:gridCol w:w="3074"/>
        <w:gridCol w:w="2885"/>
        <w:gridCol w:w="1905"/>
      </w:tblGrid>
      <w:tr w:rsidR="00A05C83" w14:paraId="4C966459" w14:textId="77777777">
        <w:tblPrEx>
          <w:tblCellMar>
            <w:top w:w="0" w:type="dxa"/>
            <w:bottom w:w="0" w:type="dxa"/>
          </w:tblCellMar>
        </w:tblPrEx>
        <w:trPr>
          <w:tblHeader/>
        </w:trPr>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47C96EC6" w14:textId="77777777" w:rsidR="00A05C83" w:rsidRDefault="00000000">
            <w:r>
              <w:rPr>
                <w:b/>
                <w:bCs/>
                <w:color w:val="FFFFFF"/>
                <w:sz w:val="19"/>
                <w:szCs w:val="19"/>
              </w:rPr>
              <w:t>Feature</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15AB6C30" w14:textId="77777777" w:rsidR="00A05C83" w:rsidRDefault="00000000">
            <w:r>
              <w:rPr>
                <w:b/>
                <w:bCs/>
                <w:color w:val="FFFFFF"/>
                <w:sz w:val="19"/>
                <w:szCs w:val="19"/>
              </w:rPr>
              <w:t>User Story</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6C622123" w14:textId="77777777" w:rsidR="00A05C83" w:rsidRDefault="00000000">
            <w:r>
              <w:rPr>
                <w:b/>
                <w:bCs/>
                <w:color w:val="FFFFFF"/>
                <w:sz w:val="19"/>
                <w:szCs w:val="19"/>
              </w:rPr>
              <w:t>Acceptance Criteria</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0B9E224C" w14:textId="77777777" w:rsidR="00A05C83" w:rsidRDefault="00000000">
            <w:r>
              <w:rPr>
                <w:b/>
                <w:bCs/>
                <w:color w:val="FFFFFF"/>
                <w:sz w:val="19"/>
                <w:szCs w:val="19"/>
              </w:rPr>
              <w:t>Success Metric</w:t>
            </w:r>
          </w:p>
        </w:tc>
      </w:tr>
      <w:tr w:rsidR="00A05C83" w14:paraId="293A9357"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409480A6" w14:textId="77777777" w:rsidR="00A05C83" w:rsidRDefault="00000000">
            <w:pPr>
              <w:spacing w:before="30" w:after="30"/>
            </w:pPr>
            <w:r>
              <w:rPr>
                <w:color w:val="1A1A2E"/>
                <w:sz w:val="18"/>
                <w:szCs w:val="18"/>
              </w:rPr>
              <w:t>Document Ingestion (Databricks + Nia)</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1C1843BD" w14:textId="77777777" w:rsidR="00A05C83" w:rsidRDefault="00000000">
            <w:pPr>
              <w:spacing w:before="30" w:after="30"/>
            </w:pPr>
            <w:r>
              <w:rPr>
                <w:color w:val="1A1A2E"/>
                <w:sz w:val="18"/>
                <w:szCs w:val="18"/>
              </w:rPr>
              <w:t>As an attorney, I want to upload messy case files and have the system extract structured facts automatically so that I don't spend hours manually reviewing documents before prep.</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69EB5E8F" w14:textId="77777777" w:rsidR="00A05C83" w:rsidRDefault="00000000">
            <w:pPr>
              <w:pStyle w:val="ListParagraph"/>
              <w:numPr>
                <w:ilvl w:val="0"/>
                <w:numId w:val="2"/>
              </w:numPr>
            </w:pPr>
            <w:r>
              <w:rPr>
                <w:sz w:val="18"/>
                <w:szCs w:val="18"/>
              </w:rPr>
              <w:t>Accepts PDF, DOCX, and TXT uploads up to 200MB per file</w:t>
            </w:r>
          </w:p>
          <w:p w14:paraId="059776EF" w14:textId="77777777" w:rsidR="00A05C83" w:rsidRDefault="00000000">
            <w:pPr>
              <w:pStyle w:val="ListParagraph"/>
              <w:numPr>
                <w:ilvl w:val="0"/>
                <w:numId w:val="2"/>
              </w:numPr>
            </w:pPr>
            <w:r>
              <w:rPr>
                <w:sz w:val="18"/>
                <w:szCs w:val="18"/>
              </w:rPr>
              <w:t>Extracts and structures: parties, key dates, disputed facts, prior sworn statements, exhibits referenced</w:t>
            </w:r>
          </w:p>
          <w:p w14:paraId="1EBA6047" w14:textId="77777777" w:rsidR="00A05C83" w:rsidRDefault="00000000">
            <w:pPr>
              <w:pStyle w:val="ListParagraph"/>
              <w:numPr>
                <w:ilvl w:val="0"/>
                <w:numId w:val="2"/>
              </w:numPr>
            </w:pPr>
            <w:r>
              <w:rPr>
                <w:sz w:val="18"/>
                <w:szCs w:val="18"/>
              </w:rPr>
              <w:t>Ingestion pipeline completes within 3 minutes for documents up to 500 pages</w:t>
            </w:r>
          </w:p>
          <w:p w14:paraId="6F0C5922" w14:textId="77777777" w:rsidR="00A05C83" w:rsidRDefault="00000000">
            <w:pPr>
              <w:pStyle w:val="ListParagraph"/>
              <w:numPr>
                <w:ilvl w:val="0"/>
                <w:numId w:val="2"/>
              </w:numPr>
            </w:pPr>
            <w:r>
              <w:rPr>
                <w:sz w:val="18"/>
                <w:szCs w:val="18"/>
              </w:rPr>
              <w:t>Attorney can review and correct extracted facts before session begins</w:t>
            </w:r>
          </w:p>
          <w:p w14:paraId="47C46948" w14:textId="77777777" w:rsidR="00A05C83" w:rsidRDefault="00000000">
            <w:pPr>
              <w:pStyle w:val="ListParagraph"/>
              <w:numPr>
                <w:ilvl w:val="0"/>
                <w:numId w:val="2"/>
              </w:numPr>
            </w:pPr>
            <w:r>
              <w:rPr>
                <w:sz w:val="18"/>
                <w:szCs w:val="18"/>
              </w:rPr>
              <w:t>All document data encrypted at rest and isolated per case — no cross-case data leakage</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5507D9C7" w14:textId="77777777" w:rsidR="00A05C83" w:rsidRDefault="00000000">
            <w:pPr>
              <w:spacing w:before="30" w:after="30"/>
            </w:pPr>
            <w:r>
              <w:rPr>
                <w:color w:val="1A1A2E"/>
                <w:sz w:val="18"/>
                <w:szCs w:val="18"/>
              </w:rPr>
              <w:t>&lt; 3 min ingestion for 500-page document; ≥ 90% fact extraction accuracy on test set</w:t>
            </w:r>
          </w:p>
        </w:tc>
      </w:tr>
    </w:tbl>
    <w:p w14:paraId="47334799" w14:textId="77777777" w:rsidR="00A05C83" w:rsidRDefault="00A05C83">
      <w:pPr>
        <w:spacing w:before="100"/>
      </w:pPr>
    </w:p>
    <w:p w14:paraId="154E8E01" w14:textId="77777777" w:rsidR="00A05C83" w:rsidRDefault="00000000">
      <w:pPr>
        <w:pStyle w:val="Heading3"/>
      </w:pPr>
      <w:r>
        <w:t>P0.5 — Automated Coaching 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4"/>
        <w:gridCol w:w="2612"/>
        <w:gridCol w:w="3357"/>
        <w:gridCol w:w="1667"/>
      </w:tblGrid>
      <w:tr w:rsidR="00A05C83" w14:paraId="0FE9B1CE" w14:textId="77777777">
        <w:tblPrEx>
          <w:tblCellMar>
            <w:top w:w="0" w:type="dxa"/>
            <w:bottom w:w="0" w:type="dxa"/>
          </w:tblCellMar>
        </w:tblPrEx>
        <w:trPr>
          <w:tblHeader/>
        </w:trPr>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01AA728A" w14:textId="77777777" w:rsidR="00A05C83" w:rsidRDefault="00000000">
            <w:r>
              <w:rPr>
                <w:b/>
                <w:bCs/>
                <w:color w:val="FFFFFF"/>
                <w:sz w:val="19"/>
                <w:szCs w:val="19"/>
              </w:rPr>
              <w:t>Feature</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02F8D820" w14:textId="77777777" w:rsidR="00A05C83" w:rsidRDefault="00000000">
            <w:r>
              <w:rPr>
                <w:b/>
                <w:bCs/>
                <w:color w:val="FFFFFF"/>
                <w:sz w:val="19"/>
                <w:szCs w:val="19"/>
              </w:rPr>
              <w:t>User Story</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1F87FBC0" w14:textId="77777777" w:rsidR="00A05C83" w:rsidRDefault="00000000">
            <w:r>
              <w:rPr>
                <w:b/>
                <w:bCs/>
                <w:color w:val="FFFFFF"/>
                <w:sz w:val="19"/>
                <w:szCs w:val="19"/>
              </w:rPr>
              <w:t>Acceptance Criteria</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3ED1C119" w14:textId="77777777" w:rsidR="00A05C83" w:rsidRDefault="00000000">
            <w:r>
              <w:rPr>
                <w:b/>
                <w:bCs/>
                <w:color w:val="FFFFFF"/>
                <w:sz w:val="19"/>
                <w:szCs w:val="19"/>
              </w:rPr>
              <w:t>Success Metric</w:t>
            </w:r>
          </w:p>
        </w:tc>
      </w:tr>
      <w:tr w:rsidR="00A05C83" w14:paraId="512B5AC3"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1356D786" w14:textId="77777777" w:rsidR="00A05C83" w:rsidRDefault="00000000">
            <w:pPr>
              <w:spacing w:before="30" w:after="30"/>
            </w:pPr>
            <w:r>
              <w:rPr>
                <w:color w:val="1A1A2E"/>
                <w:sz w:val="18"/>
                <w:szCs w:val="18"/>
              </w:rPr>
              <w:t>Review Orchestrator (Claude + ElevenLabs Coach Voice)</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0596DF30" w14:textId="77777777" w:rsidR="00A05C83" w:rsidRDefault="00000000">
            <w:pPr>
              <w:spacing w:before="30" w:after="30"/>
            </w:pPr>
            <w:r>
              <w:rPr>
                <w:color w:val="1A1A2E"/>
                <w:sz w:val="18"/>
                <w:szCs w:val="18"/>
              </w:rPr>
              <w:t>As an attorney, I want a structured coaching brief automatically generated after each session so that I can review performance without writing notes.</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07FCEE10" w14:textId="77777777" w:rsidR="00A05C83" w:rsidRDefault="00000000">
            <w:pPr>
              <w:pStyle w:val="ListParagraph"/>
              <w:numPr>
                <w:ilvl w:val="0"/>
                <w:numId w:val="2"/>
              </w:numPr>
            </w:pPr>
            <w:r>
              <w:rPr>
                <w:sz w:val="18"/>
                <w:szCs w:val="18"/>
              </w:rPr>
              <w:t>Brief generated and delivered within 3 minutes of session end</w:t>
            </w:r>
          </w:p>
          <w:p w14:paraId="0D458314" w14:textId="77777777" w:rsidR="00A05C83" w:rsidRDefault="00000000">
            <w:pPr>
              <w:pStyle w:val="ListParagraph"/>
              <w:numPr>
                <w:ilvl w:val="0"/>
                <w:numId w:val="2"/>
              </w:numPr>
            </w:pPr>
            <w:r>
              <w:rPr>
                <w:sz w:val="18"/>
                <w:szCs w:val="18"/>
              </w:rPr>
              <w:t>Brief includes: session score (0–100), inconsistencies flagged, objections fired, high-risk moments with timestamps</w:t>
            </w:r>
          </w:p>
          <w:p w14:paraId="3EC250A3" w14:textId="77777777" w:rsidR="00A05C83" w:rsidRDefault="00000000">
            <w:pPr>
              <w:pStyle w:val="ListParagraph"/>
              <w:numPr>
                <w:ilvl w:val="0"/>
                <w:numId w:val="2"/>
              </w:numPr>
            </w:pPr>
            <w:r>
              <w:rPr>
                <w:sz w:val="18"/>
                <w:szCs w:val="18"/>
              </w:rPr>
              <w:t>Top 3 improvement areas listed with specific, actionable coaching recommendations</w:t>
            </w:r>
          </w:p>
          <w:p w14:paraId="3F9C43CC" w14:textId="77777777" w:rsidR="00A05C83" w:rsidRDefault="00000000">
            <w:pPr>
              <w:pStyle w:val="ListParagraph"/>
              <w:numPr>
                <w:ilvl w:val="0"/>
                <w:numId w:val="2"/>
              </w:numPr>
            </w:pPr>
            <w:r>
              <w:rPr>
                <w:sz w:val="18"/>
                <w:szCs w:val="18"/>
              </w:rPr>
              <w:t>Brief exportable as PDF; shareable via secure link that expires in 7 days</w:t>
            </w:r>
          </w:p>
          <w:p w14:paraId="68E1C6FE" w14:textId="77777777" w:rsidR="00A05C83" w:rsidRDefault="00000000">
            <w:pPr>
              <w:pStyle w:val="ListParagraph"/>
              <w:numPr>
                <w:ilvl w:val="0"/>
                <w:numId w:val="2"/>
              </w:numPr>
            </w:pPr>
            <w:r>
              <w:rPr>
                <w:sz w:val="18"/>
                <w:szCs w:val="18"/>
              </w:rPr>
              <w:t>Attorney can annotate brief and share annotated version with witness</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389BEEF7" w14:textId="77777777" w:rsidR="00A05C83" w:rsidRDefault="00000000">
            <w:pPr>
              <w:spacing w:before="30" w:after="30"/>
            </w:pPr>
            <w:r>
              <w:rPr>
                <w:color w:val="1A1A2E"/>
                <w:sz w:val="18"/>
                <w:szCs w:val="18"/>
              </w:rPr>
              <w:t>≥ 85% of attorneys rate coaching brief usefulness ≥ 4/5 in survey</w:t>
            </w:r>
          </w:p>
        </w:tc>
      </w:tr>
    </w:tbl>
    <w:p w14:paraId="0745CD4D" w14:textId="77777777" w:rsidR="00A05C83" w:rsidRDefault="00A05C8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5C83" w14:paraId="3B4400EB" w14:textId="77777777">
        <w:tblPrEx>
          <w:tblCellMar>
            <w:top w:w="0" w:type="dxa"/>
            <w:bottom w:w="0" w:type="dxa"/>
          </w:tblCellMar>
        </w:tblPrEx>
        <w:tc>
          <w:tcPr>
            <w:tcW w:w="0" w:type="auto"/>
            <w:tcBorders>
              <w:top w:val="single" w:sz="1" w:space="0" w:color="2980B9"/>
              <w:left w:val="single" w:sz="1" w:space="0" w:color="2980B9"/>
              <w:bottom w:val="single" w:sz="1" w:space="0" w:color="2980B9"/>
              <w:right w:val="single" w:sz="1" w:space="0" w:color="2980B9"/>
            </w:tcBorders>
            <w:shd w:val="clear" w:color="auto" w:fill="2980B9"/>
            <w:tcMar>
              <w:top w:w="100" w:type="dxa"/>
              <w:left w:w="150" w:type="dxa"/>
              <w:bottom w:w="100" w:type="dxa"/>
              <w:right w:w="150" w:type="dxa"/>
            </w:tcMar>
          </w:tcPr>
          <w:p w14:paraId="1BE1AA03" w14:textId="77777777" w:rsidR="00A05C83" w:rsidRDefault="00000000">
            <w:r>
              <w:rPr>
                <w:b/>
                <w:bCs/>
                <w:color w:val="FFFFFF"/>
              </w:rPr>
              <w:t>P1 — Should Have</w:t>
            </w:r>
          </w:p>
        </w:tc>
      </w:tr>
      <w:tr w:rsidR="00A05C83" w14:paraId="596CA230" w14:textId="77777777">
        <w:tblPrEx>
          <w:tblCellMar>
            <w:top w:w="0" w:type="dxa"/>
            <w:bottom w:w="0" w:type="dxa"/>
          </w:tblCellMar>
        </w:tblPrEx>
        <w:tc>
          <w:tcPr>
            <w:tcW w:w="0" w:type="auto"/>
            <w:tcBorders>
              <w:top w:val="single" w:sz="1" w:space="0" w:color="2980B9"/>
              <w:left w:val="single" w:sz="1" w:space="0" w:color="2980B9"/>
              <w:bottom w:val="single" w:sz="1" w:space="0" w:color="2980B9"/>
              <w:right w:val="single" w:sz="1" w:space="0" w:color="2980B9"/>
            </w:tcBorders>
            <w:shd w:val="clear" w:color="auto" w:fill="EBF5FB"/>
            <w:tcMar>
              <w:top w:w="100" w:type="dxa"/>
              <w:left w:w="150" w:type="dxa"/>
              <w:bottom w:w="100" w:type="dxa"/>
              <w:right w:w="150" w:type="dxa"/>
            </w:tcMar>
          </w:tcPr>
          <w:p w14:paraId="3AE40A51" w14:textId="77777777" w:rsidR="00A05C83" w:rsidRDefault="00000000">
            <w:pPr>
              <w:spacing w:before="40" w:after="40"/>
            </w:pPr>
            <w:r>
              <w:rPr>
                <w:color w:val="1A1A2E"/>
                <w:sz w:val="20"/>
                <w:szCs w:val="20"/>
              </w:rPr>
              <w:t>Important features that significantly improve value but are not required for MVP launch. Target for v1.1 (60 days post-launch).</w:t>
            </w:r>
          </w:p>
        </w:tc>
      </w:tr>
    </w:tbl>
    <w:p w14:paraId="3796E055" w14:textId="77777777" w:rsidR="00A05C83" w:rsidRDefault="00A05C83">
      <w:pPr>
        <w:spacing w:before="100"/>
      </w:pPr>
    </w:p>
    <w:p w14:paraId="3228EF00" w14:textId="77777777" w:rsidR="00A05C83" w:rsidRDefault="00000000">
      <w:pPr>
        <w:pStyle w:val="Heading3"/>
      </w:pPr>
      <w:r>
        <w:t>P1.1 — Cross-Session Witness Profile &amp; Progress Tracking</w:t>
      </w:r>
    </w:p>
    <w:p w14:paraId="6765AFD6" w14:textId="77777777" w:rsidR="00A05C83" w:rsidRDefault="00000000">
      <w:pPr>
        <w:spacing w:before="60" w:after="100"/>
      </w:pPr>
      <w:r>
        <w:rPr>
          <w:color w:val="1A1A2E"/>
        </w:rPr>
        <w:t>System maintains a persistent Witness Profile across sessions, tracking consistency score trends, known weaknesses by topic, and improvement delta from Session 1 to most recent session. Attorney can see at-a-glance whether a witness is improving or plateauing before committing additional prep time.</w:t>
      </w:r>
    </w:p>
    <w:p w14:paraId="4317809B" w14:textId="77777777" w:rsidR="00A05C83" w:rsidRDefault="00000000">
      <w:pPr>
        <w:pStyle w:val="ListParagraph"/>
        <w:numPr>
          <w:ilvl w:val="0"/>
          <w:numId w:val="3"/>
        </w:numPr>
        <w:spacing w:before="40" w:after="60"/>
      </w:pPr>
      <w:r>
        <w:rPr>
          <w:color w:val="1A1A2E"/>
          <w:sz w:val="21"/>
          <w:szCs w:val="21"/>
        </w:rPr>
        <w:t>Witness profile stores: composite score history, weakness map by topic, inconsistency log, session count and timestamps</w:t>
      </w:r>
    </w:p>
    <w:p w14:paraId="77AD884E" w14:textId="77777777" w:rsidR="00A05C83" w:rsidRDefault="00000000">
      <w:pPr>
        <w:pStyle w:val="ListParagraph"/>
        <w:numPr>
          <w:ilvl w:val="0"/>
          <w:numId w:val="3"/>
        </w:numPr>
        <w:spacing w:before="40" w:after="60"/>
      </w:pPr>
      <w:r>
        <w:rPr>
          <w:color w:val="1A1A2E"/>
          <w:sz w:val="21"/>
          <w:szCs w:val="21"/>
        </w:rPr>
        <w:t>Session 2+ opens with Interrogator briefed on known weak areas from prior sessions — targets those harder</w:t>
      </w:r>
    </w:p>
    <w:p w14:paraId="57531BE9" w14:textId="77777777" w:rsidR="00A05C83" w:rsidRDefault="00000000">
      <w:pPr>
        <w:pStyle w:val="ListParagraph"/>
        <w:numPr>
          <w:ilvl w:val="0"/>
          <w:numId w:val="3"/>
        </w:numPr>
        <w:spacing w:before="40" w:after="60"/>
      </w:pPr>
      <w:r>
        <w:rPr>
          <w:color w:val="1A1A2E"/>
          <w:sz w:val="21"/>
          <w:szCs w:val="21"/>
        </w:rPr>
        <w:t>Progress dashboard shows trend line: consistency score over time, with drill-down by topic category</w:t>
      </w:r>
    </w:p>
    <w:p w14:paraId="2A6291FD" w14:textId="77777777" w:rsidR="00A05C83" w:rsidRDefault="00000000">
      <w:pPr>
        <w:pStyle w:val="ListParagraph"/>
        <w:numPr>
          <w:ilvl w:val="0"/>
          <w:numId w:val="3"/>
        </w:numPr>
        <w:spacing w:before="40" w:after="60"/>
      </w:pPr>
      <w:r>
        <w:rPr>
          <w:color w:val="1A1A2E"/>
          <w:sz w:val="21"/>
          <w:szCs w:val="21"/>
        </w:rPr>
        <w:t>Alert fires if witness score is not improving after 3 sessions — prompts attorney review</w:t>
      </w:r>
    </w:p>
    <w:p w14:paraId="2287504F" w14:textId="77777777" w:rsidR="00A05C83" w:rsidRDefault="00A05C83">
      <w:pPr>
        <w:spacing w:before="60"/>
      </w:pPr>
    </w:p>
    <w:p w14:paraId="3C209F6C" w14:textId="77777777" w:rsidR="00A05C83" w:rsidRDefault="00000000">
      <w:pPr>
        <w:pStyle w:val="Heading3"/>
      </w:pPr>
      <w:r>
        <w:t>P1.2 — Weakness Map Dashboard (Databricks-Powered)</w:t>
      </w:r>
    </w:p>
    <w:p w14:paraId="4A90B8F7" w14:textId="77777777" w:rsidR="00A05C83" w:rsidRDefault="00000000">
      <w:pPr>
        <w:spacing w:before="60" w:after="100"/>
      </w:pPr>
      <w:r>
        <w:rPr>
          <w:color w:val="1A1A2E"/>
        </w:rPr>
        <w:t>Post-session radar chart showing witness performance across 6 question categories: Timeline, Financial Details, Communications, Relationships, Actions Taken, Prior Statements. Powered by real-time Delta Live Tables event streaming. Enables attorney to instantly see where to focus next session.</w:t>
      </w:r>
    </w:p>
    <w:p w14:paraId="2D14C78E" w14:textId="77777777" w:rsidR="00A05C83" w:rsidRDefault="00000000">
      <w:pPr>
        <w:pStyle w:val="ListParagraph"/>
        <w:numPr>
          <w:ilvl w:val="0"/>
          <w:numId w:val="3"/>
        </w:numPr>
        <w:spacing w:before="40" w:after="60"/>
      </w:pPr>
      <w:r>
        <w:rPr>
          <w:color w:val="1A1A2E"/>
          <w:sz w:val="21"/>
          <w:szCs w:val="21"/>
        </w:rPr>
        <w:t>Radar chart renders within 10 seconds of session completion</w:t>
      </w:r>
    </w:p>
    <w:p w14:paraId="113854AD" w14:textId="77777777" w:rsidR="00A05C83" w:rsidRDefault="00000000">
      <w:pPr>
        <w:pStyle w:val="ListParagraph"/>
        <w:numPr>
          <w:ilvl w:val="0"/>
          <w:numId w:val="3"/>
        </w:numPr>
        <w:spacing w:before="40" w:after="60"/>
      </w:pPr>
      <w:r>
        <w:rPr>
          <w:color w:val="1A1A2E"/>
          <w:sz w:val="21"/>
          <w:szCs w:val="21"/>
        </w:rPr>
        <w:t>Each axis scored 0–100 based on Nemotron consistency scoring for that topic cluster</w:t>
      </w:r>
    </w:p>
    <w:p w14:paraId="39152C44" w14:textId="77777777" w:rsidR="00A05C83" w:rsidRDefault="00000000">
      <w:pPr>
        <w:pStyle w:val="ListParagraph"/>
        <w:numPr>
          <w:ilvl w:val="0"/>
          <w:numId w:val="3"/>
        </w:numPr>
        <w:spacing w:before="40" w:after="60"/>
      </w:pPr>
      <w:r>
        <w:rPr>
          <w:color w:val="1A1A2E"/>
          <w:sz w:val="21"/>
          <w:szCs w:val="21"/>
        </w:rPr>
        <w:t>Heatmap shows which specific exchanges produced lowest scores — timestamp linked to session replay</w:t>
      </w:r>
    </w:p>
    <w:p w14:paraId="7C50081D" w14:textId="77777777" w:rsidR="00A05C83" w:rsidRDefault="00A05C83">
      <w:pPr>
        <w:spacing w:before="60"/>
      </w:pPr>
    </w:p>
    <w:p w14:paraId="25543174" w14:textId="77777777" w:rsidR="00A05C83" w:rsidRDefault="00000000">
      <w:pPr>
        <w:pStyle w:val="Heading3"/>
      </w:pPr>
      <w:r>
        <w:t>P1.3 — Argument Strength Scoring (Nemotron)</w:t>
      </w:r>
    </w:p>
    <w:p w14:paraId="29F9FECB" w14:textId="77777777" w:rsidR="00A05C83" w:rsidRDefault="00000000">
      <w:pPr>
        <w:spacing w:before="60" w:after="100"/>
      </w:pPr>
      <w:r>
        <w:rPr>
          <w:color w:val="1A1A2E"/>
        </w:rPr>
        <w:t>After each witness answer, Nemotron evaluates logical consistency, factual alignment with case documents, and contradiction confidence. Score displayed to attorney view in real time. Answers scoring below threshold trigger Inconsistency Detector secondary review before flag is surfaced.</w:t>
      </w:r>
    </w:p>
    <w:p w14:paraId="76B06871" w14:textId="77777777" w:rsidR="00A05C83" w:rsidRDefault="00000000">
      <w:pPr>
        <w:pStyle w:val="ListParagraph"/>
        <w:numPr>
          <w:ilvl w:val="0"/>
          <w:numId w:val="3"/>
        </w:numPr>
        <w:spacing w:before="40" w:after="60"/>
      </w:pPr>
      <w:r>
        <w:rPr>
          <w:color w:val="1A1A2E"/>
          <w:sz w:val="21"/>
          <w:szCs w:val="21"/>
        </w:rPr>
        <w:t>JSON output includes: consistency_score, legal_exposure_level (LOW/MEDIUM/HIGH), contradiction_confidence, impeachment_risk_summary</w:t>
      </w:r>
    </w:p>
    <w:p w14:paraId="68A3A7D1" w14:textId="77777777" w:rsidR="00A05C83" w:rsidRDefault="00000000">
      <w:pPr>
        <w:pStyle w:val="ListParagraph"/>
        <w:numPr>
          <w:ilvl w:val="0"/>
          <w:numId w:val="3"/>
        </w:numPr>
        <w:spacing w:before="40" w:after="60"/>
      </w:pPr>
      <w:r>
        <w:rPr>
          <w:color w:val="1A1A2E"/>
          <w:sz w:val="21"/>
          <w:szCs w:val="21"/>
        </w:rPr>
        <w:t>Self-reflection gate: flags only surfaced when contradiction_confidence ≥ 0.75</w:t>
      </w:r>
    </w:p>
    <w:p w14:paraId="6969E500" w14:textId="77777777" w:rsidR="00A05C83" w:rsidRDefault="00000000">
      <w:pPr>
        <w:pStyle w:val="ListParagraph"/>
        <w:numPr>
          <w:ilvl w:val="0"/>
          <w:numId w:val="3"/>
        </w:numPr>
        <w:spacing w:before="40" w:after="60"/>
      </w:pPr>
      <w:r>
        <w:rPr>
          <w:color w:val="1A1A2E"/>
          <w:sz w:val="21"/>
          <w:szCs w:val="21"/>
        </w:rPr>
        <w:t>Attorney can configure threshold per case — lower it for high-stakes matters, raise it to reduce noise</w:t>
      </w:r>
    </w:p>
    <w:p w14:paraId="1E83164E" w14:textId="77777777" w:rsidR="00A05C83" w:rsidRDefault="00A05C83">
      <w:pPr>
        <w:spacing w:before="120"/>
      </w:pPr>
    </w:p>
    <w:p w14:paraId="2A3C4D5E" w14:textId="77777777" w:rsidR="00A05C83" w:rsidRDefault="00A05C83">
      <w:pPr>
        <w:pStyle w:val="Heading3"/>
        <w:spacing w:before="240" w:after="120"/>
      </w:pPr>
      <w:ins w:id="201" w:author="Claude" w:date="2026-02-21T00:00:00Z">
        <w:r>
          <w:t>P1.4 — Behavioral Sentinel: Facial Expression Detection</w:t>
        </w:r>
      </w:ins>
    </w:p>
    <w:p w14:paraId="2B3C4D5F" w14:textId="77777777" w:rsidR="00A05C83" w:rsidRDefault="00A05C83">
      <w:pPr>
        <w:spacing w:before="120" w:after="120"/>
      </w:pPr>
      <w:ins w:id="202" w:author="Claude" w:date="2026-02-21T00:00:00Z">
        <w:r>
          <w:rPr>
            <w:color w:val="7B2D8B"/>
            <w:b/>
          </w:rPr>
          <w:t>⚠️ Experimental Feature — Labeled “Behavioral Feedback (Beta)” in UI. Not a lie detector. Not admissible. See compliance constraints below.</w:t>
        </w:r>
      </w:ins>
    </w:p>
    <w:p w14:paraId="2C3C4D60" w14:textId="77777777" w:rsidR="00A05C83" w:rsidRDefault="00A05C83">
      <w:pPr>
        <w:spacing w:before="120" w:after="120"/>
      </w:pPr>
      <w:ins w:id="203" w:author="Claude" w:date="2026-02-21T00:00:00Z">
        <w:r>
          <w:rPr>
            <w:color w:val="1A1A2E"/>
          </w:rPr>
          <w:t>The Behavioral Sentinel is a fifth AI agent that augments the existing four-agent pipeline with non-verbal behavioral analysis. It uses the browser’s WebRTC camera feed to run real-time facial landmark detection via MediaPipe Face Mesh (430 landmarks, runs entirely client-side — no video is transmitted or stored). Detected Action Units (FACS encoding) are fed as metadata tags into the Nemotron multimodal reasoning layer and logged to Databricks Delta Live Tables as “emotion vectors” alongside session events.</w:t>
        </w:r>
      </w:ins>
    </w:p>
    <w:tbl>
      <w:tblPr>
        <w:tblW w:w="9360" w:type="dxa"/>
        <w:tblBorders>
          <w:top w:val="single" w:sz="4" w:space="0" w:color="7B2D8B"/>
          <w:left w:val="single" w:sz="4" w:space="0" w:color="7B2D8B"/>
          <w:bottom w:val="single" w:sz="4" w:space="0" w:color="7B2D8B"/>
          <w:right w:val="single" w:sz="4" w:space="0" w:color="7B2D8B"/>
          <w:insideH w:val="single" w:sz="4" w:space="0" w:color="CCCCCC"/>
          <w:insideV w:val="single" w:sz="4" w:space="0" w:color="CCCCCC"/>
        </w:tblBorders>
        <w:tblCellMar>
          <w:top w:w="80" w:type="dxa"/>
          <w:left w:w="120" w:type="dxa"/>
          <w:bottom w:w="80" w:type="dxa"/>
          <w:right w:w="120" w:type="dxa"/>
        </w:tblCellMar>
      </w:tblPr>
      <w:tblGrid>
        <w:gridCol w:w="2000"/>
        <w:gridCol w:w="2520"/>
        <w:gridCol w:w="2520"/>
        <w:gridCol w:w="2320"/>
      </w:tblGrid>
      <w:tr>
        <w:tc>
          <w:tcPr>
            <w:tcW w:w="2000" w:type="dxa"/>
            <w:shd w:val="clear" w:color="auto" w:fill="7B2D8B"/>
          </w:tcPr>
          <w:p>
            <w:ins w:id="204" w:author="Claude" w:date="2026-02-21T00:00:00Z">
              <w:r>
                <w:rPr>
                  <w:b/>
                  <w:color w:val="FFFFFF"/>
                </w:rPr>
                <w:t>Feature</w:t>
              </w:r>
            </w:ins>
          </w:p>
        </w:tc>
        <w:tc>
          <w:tcPr>
            <w:tcW w:w="2520" w:type="dxa"/>
            <w:shd w:val="clear" w:color="auto" w:fill="7B2D8B"/>
          </w:tcPr>
          <w:p>
            <w:ins w:id="205" w:author="Claude" w:date="2026-02-21T00:00:00Z">
              <w:r>
                <w:rPr>
                  <w:b/>
                  <w:color w:val="FFFFFF"/>
                </w:rPr>
                <w:t>User Story</w:t>
              </w:r>
            </w:ins>
          </w:p>
        </w:tc>
        <w:tc>
          <w:tcPr>
            <w:tcW w:w="2520" w:type="dxa"/>
            <w:shd w:val="clear" w:color="auto" w:fill="7B2D8B"/>
          </w:tcPr>
          <w:p>
            <w:ins w:id="206" w:author="Claude" w:date="2026-02-21T00:00:00Z">
              <w:r>
                <w:rPr>
                  <w:b/>
                  <w:color w:val="FFFFFF"/>
                </w:rPr>
                <w:t>Acceptance Criteria</w:t>
              </w:r>
            </w:ins>
          </w:p>
        </w:tc>
        <w:tc>
          <w:tcPr>
            <w:tcW w:w="2320" w:type="dxa"/>
            <w:shd w:val="clear" w:color="auto" w:fill="7B2D8B"/>
          </w:tcPr>
          <w:p>
            <w:ins w:id="207" w:author="Claude" w:date="2026-02-21T00:00:00Z">
              <w:r>
                <w:rPr>
                  <w:b/>
                  <w:color w:val="FFFFFF"/>
                </w:rPr>
                <w:t>Success Metric</w:t>
              </w:r>
            </w:ins>
          </w:p>
        </w:tc>
      </w:tr>
      <w:tr>
        <w:tc>
          <w:tcPr>
            <w:tcW w:w="2000" w:type="dxa"/>
          </w:tcPr>
          <w:p>
            <w:ins w:id="208" w:author="Claude" w:date="2026-02-21T00:00:00Z">
              <w:r>
                <w:rPr>
                  <w:b/>
                  <w:color w:val="1A1A2E"/>
                </w:rPr>
                <w:t>Behavioral Sentinel</w:t>
              </w:r>
            </w:ins>
          </w:p>
          <w:p>
            <w:ins w:id="209" w:author="Claude" w:date="2026-02-21T00:00:00Z">
              <w:r>
                <w:rPr>
                  <w:color w:val="7B2D8B"/>
                  <w:i/>
                </w:rPr>
                <w:t>(MediaPipe + Nemotron + Databricks)</w:t>
              </w:r>
            </w:ins>
          </w:p>
        </w:tc>
        <w:tc>
          <w:tcPr>
            <w:tcW w:w="2520" w:type="dxa"/>
          </w:tcPr>
          <w:p>
            <w:ins w:id="210" w:author="Claude" w:date="2026-02-21T00:00:00Z">
              <w:r>
                <w:rPr>
                  <w:color w:val="1A1A2E"/>
                </w:rPr>
                <w:t>As an attorney, I want to see non-verbal behavioral signals alongside semantic inconsistency flags so that I can identify witnesses who may appear deceptive or anxious even when their words are technically accurate — and train them before opposing counsel exploits those signals.</w:t>
              </w:r>
            </w:ins>
          </w:p>
        </w:tc>
        <w:tc>
          <w:tcPr>
            <w:tcW w:w="2520" w:type="dxa"/>
          </w:tcPr>
          <w:p>
            <w:ins w:id="211" w:author="Claude" w:date="2026-02-21T00:00:00Z">
              <w:r>
                <w:rPr>
                  <w:color w:val="1A1A2E"/>
                </w:rPr>
                <w:t>26. Facial landmark detection runs client-side via MediaPipe Face Mesh at ≥15 fps; no raw video is transmitted or stored</w:t>
              </w:r>
            </w:ins>
          </w:p>
          <w:p>
            <w:ins w:id="212" w:author="Claude" w:date="2026-02-21T00:00:00Z">
              <w:r>
                <w:rPr>
                  <w:color w:val="1A1A2E"/>
                </w:rPr>
                <w:t>27. FACS Action Units (AU4 brow-furrow, AU6 cheek-raise, AU12 lip-corner, AU45 blink) detected and mapped to six emotion categories: Neutral, Fear, Contempt, Disgust, Surprise, Anger</w:t>
              </w:r>
            </w:ins>
          </w:p>
          <w:p>
            <w:ins w:id="213" w:author="Claude" w:date="2026-02-21T00:00:00Z">
              <w:r>
                <w:rPr>
                  <w:color w:val="1A1A2E"/>
                </w:rPr>
                <w:t>28. Composure Alert fires within 2 seconds of micro-expression detection when witness displays Fear or Contempt for ≥0.8 seconds during a flagged answer</w:t>
              </w:r>
            </w:ins>
          </w:p>
          <w:p>
            <w:ins w:id="214" w:author="Claude" w:date="2026-02-21T00:00:00Z">
              <w:r>
                <w:rPr>
                  <w:color w:val="1A1A2E"/>
                </w:rPr>
                <w:t>29. Interrogator Agent receives behavioral signal: if witness shows Fear during a question, Interrogator escalates with a harder follow-up within its next question cycle</w:t>
              </w:r>
            </w:ins>
          </w:p>
          <w:p>
            <w:ins w:id="215" w:author="Claude" w:date="2026-02-21T00:00:00Z">
              <w:r>
                <w:rPr>
                  <w:color w:val="1A1A2E"/>
                </w:rPr>
                <w:t>30. Nemotron multimodal reasoning cross-references emotion vector with question complexity: “Does the witness’s emotional stress level align with the factual difficulty of this question?” — surfaces mismatches as Behavioral Anomalies</w:t>
              </w:r>
            </w:ins>
          </w:p>
          <w:p>
            <w:ins w:id="216" w:author="Claude" w:date="2026-02-21T00:00:00Z">
              <w:r>
                <w:rPr>
                  <w:color w:val="1A1A2E"/>
                </w:rPr>
                <w:t>31. Composure axis added to P1.2 Weakness Map radar chart — scores 0–100 based on proportion of session spent in non-neutral emotional states during flagged exchanges</w:t>
              </w:r>
            </w:ins>
          </w:p>
          <w:p>
            <w:ins w:id="217" w:author="Claude" w:date="2026-02-21T00:00:00Z">
              <w:r>
                <w:rPr>
                  <w:color w:val="1A1A2E"/>
                </w:rPr>
                <w:t>32. Emotion vectors (Happiness, Fear, Anger, Stress index) streamed to Databricks Delta Live Tables alongside audio latency events to build real-time Witness Composure Timeline</w:t>
              </w:r>
            </w:ins>
          </w:p>
          <w:p>
            <w:ins w:id="218" w:author="Claude" w:date="2026-02-21T00:00:00Z">
              <w:r>
                <w:rPr>
                  <w:color w:val="1A1A2E"/>
                </w:rPr>
                <w:t>33. All facial landmark data encrypted at rest (AES-256), deleted with session data at 90-day retention limit; attorney must explicitly enable feature per case; witness must grant camera permission</w:t>
              </w:r>
            </w:ins>
          </w:p>
          <w:p>
            <w:ins w:id="219" w:author="Claude" w:date="2026-02-21T00:00:00Z">
              <w:r>
                <w:rPr>
                  <w:color w:val="1A1A2E"/>
                </w:rPr>
                <w:t>34. All Behavioral Sentinel outputs labeled “🧪 Experimental Behavioral Feedback — Not a lie detector. Not admissible evidence.”</w:t>
              </w:r>
            </w:ins>
          </w:p>
        </w:tc>
        <w:tc>
          <w:tcPr>
            <w:tcW w:w="2320" w:type="dxa"/>
          </w:tcPr>
          <w:p>
            <w:ins w:id="220" w:author="Claude" w:date="2026-02-21T00:00:00Z">
              <w:r>
                <w:rPr>
                  <w:color w:val="1A1A2E"/>
                </w:rPr>
                <w:t>≥80% of attorney reviewers rate Composure Alerts as “useful or very useful” in post-session survey</w:t>
              </w:r>
            </w:ins>
          </w:p>
          <w:p>
            <w:ins w:id="221" w:author="Claude" w:date="2026-02-21T00:00:00Z">
              <w:r>
                <w:rPr>
                  <w:color w:val="1A1A2E"/>
                </w:rPr>
                <w:t>Behavioral Anomaly (mismatched stress/question complexity) flagged with ≥0.70 Nemotron confidence in ≥85% of manually reviewed test cases</w:t>
              </w:r>
            </w:ins>
          </w:p>
          <w:p>
            <w:ins w:id="222" w:author="Claude" w:date="2026-02-21T00:00:00Z">
              <w:r>
                <w:rPr>
                  <w:color w:val="1A1A2E"/>
                </w:rPr>
                <w:t>Composure Timeline renders in Databricks within 5 seconds of session end</w:t>
              </w:r>
            </w:ins>
          </w:p>
        </w:tc>
      </w:tr>
    </w:tbl>
    <w:p w14:paraId="2D3C4D61" w14:textId="77777777" w:rsidR="00A05C83" w:rsidRDefault="00A05C83">
      <w:pPr>
        <w:spacing w:before="200" w:after="120"/>
      </w:pPr>
      <w:ins w:id="223" w:author="Claude" w:date="2026-02-21T00:00:00Z">
        <w:r>
          <w:rPr>
            <w:b/>
            <w:color w:val="1A1A2E"/>
          </w:rPr>
          <w:t>How the Behavioral Sentinel Fits the Existing Agent Architecture</w:t>
        </w:r>
      </w:ins>
    </w:p>
    <w:p w14:paraId="2E3C4D62" w14:textId="77777777" w:rsidR="00A05C83" w:rsidRDefault="00A05C83">
      <w:ins w:id="224" w:author="Claude" w:date="2026-02-21T00:00:00Z">
        <w:r>
          <w:rPr>
            <w:color w:val="1A1A2E"/>
          </w:rPr>
          <w:t>The Behavioral Sentinel operates as a parallel sub-module of the Review Orchestrator — not a blocking sequential step. It runs continuously during the session and emits asynchronous events consumed by two existing agents:</w:t>
        </w:r>
      </w:ins>
    </w:p>
    <w:p w14:paraId="2F3C4D63" w14:textId="77777777" w:rsidR="00A05C83" w:rsidRDefault="00A05C83">
      <w:pPr>
        <w:numPr>
          <w:ilvl w:val="0"/>
          <w:numId w:val="1"/>
        </w:numPr>
        <w:spacing w:before="80" w:after="80"/>
      </w:pPr>
      <w:ins w:id="225" w:author="Claude" w:date="2026-02-21T00:00:00Z">
        <w:r>
          <w:rPr>
            <w:b/>
            <w:color w:val="1A1A2E"/>
          </w:rPr>
          <w:t>P0.1 Interrogator Agent:</w:t>
        </w:r>
        <w:r>
          <w:rPr>
            <w:color w:val="1A1A2E"/>
          </w:rPr>
          <w:t xml:space="preserve"> Receives behavioral signal feed. If Behavioral Sentinel emits Fear or Contempt for ≥0.8s on a specific topic, Interrogator’s next question selects from its “high-pressure follow-up” question bank for that topic cluster. If witness displays Contempt (AU12+AU14), Interrogator explicitly probes credibility: “Let me ask you to be very precise about this, Doctor.”</w:t>
        </w:r>
      </w:ins>
    </w:p>
    <w:p w14:paraId="303C4D64" w14:textId="77777777" w:rsidR="00A05C83" w:rsidRDefault="00A05C83">
      <w:pPr>
        <w:numPr>
          <w:ilvl w:val="0"/>
          <w:numId w:val="1"/>
        </w:numPr>
        <w:spacing w:before="80" w:after="80"/>
      </w:pPr>
      <w:ins w:id="226" w:author="Claude" w:date="2026-02-21T00:00:00Z">
        <w:r>
          <w:rPr>
            <w:b/>
            <w:color w:val="1A1A2E"/>
          </w:rPr>
          <w:t>P0.3 Inconsistency Detector:</w:t>
        </w:r>
        <w:r>
          <w:rPr>
            <w:color w:val="1A1A2E"/>
          </w:rPr>
          <w:t xml:space="preserve"> When a semantic contradiction flag is also accompanied by a Fear or Disgust micro-expression detected by the Behavioral Sentinel, the flag is upgraded from standard to HIGH IMPEACHMENT RISK. Nemotron’s contradiction_confidence score is re-weighted upward by 0.05 when behavioral corroboration is present.</w:t>
        </w:r>
      </w:ins>
    </w:p>
    <w:p w14:paraId="313C4D65" w14:textId="77777777" w:rsidR="00A05C83" w:rsidRDefault="00A05C83">
      <w:pPr>
        <w:spacing w:before="200" w:after="120"/>
      </w:pPr>
      <w:ins w:id="227" w:author="Claude" w:date="2026-02-21T00:00:00Z">
        <w:r>
          <w:rPr>
            <w:b/>
            <w:color w:val="1A1A2E"/>
          </w:rPr>
          <w:t>Updated Scenario A: Enhanced System Response at Step 6</w:t>
        </w:r>
      </w:ins>
    </w:p>
    <w:p w14:paraId="323C4D66" w14:textId="77777777" w:rsidR="00A05C83" w:rsidRDefault="00A05C83">
      <w:pPr>
        <w:spacing w:before="80" w:after="80"/>
      </w:pPr>
      <w:ins w:id="228" w:author="Claude" w:date="2026-02-21T00:00:00Z">
        <w:r>
          <w:rPr>
            <w:color w:val="555555"/>
            <w:i/>
          </w:rPr>
          <w:t>Original (Section 7, Scenario A, Step 6): Inconsistency Detector fires within 2.1s: 🔴 CONTRADICTION — Prior deposition p.47: “The dosage was exactly $217.” Confidence: 0.91</w:t>
        </w:r>
      </w:ins>
    </w:p>
    <w:p w14:paraId="333C4D67" w14:textId="77777777" w:rsidR="00A05C83" w:rsidRDefault="00A05C83">
      <w:pPr>
        <w:spacing w:before="80" w:after="80"/>
      </w:pPr>
      <w:ins w:id="229" w:author="Claude" w:date="2026-02-21T00:00:00Z">
        <w:r>
          <w:rPr>
            <w:b/>
            <w:color w:val="7B2D8B"/>
          </w:rPr>
          <w:t xml:space="preserve">Enhanced (with Behavioral Sentinel active): </w:t>
        </w:r>
        <w:r>
          <w:rPr>
            <w:color w:val="1A1A2E"/>
          </w:rPr>
          <w:t>Inconsistency Detector fires: 🔴 CONTRADICTION — Prior deposition p.47: “The dosage was exactly $217.” Confidence: 0.91. Simultaneously, Behavioral Sentinel fires: 🟠 COMPOSURE ALERT — 🧪 Experimental: Witness displayed “Fear” micro-expression (AU4+AU20, duration 1.2s) and gaze aversion before answering. Behavioral corroboration applied: Inconsistency flag upgraded to HIGH IMPEACHMENT RISK. Interrogator will escalate on dosage topic next turn.</w:t>
        </w:r>
      </w:ins>
    </w:p>
    <w:p w14:paraId="343C4D68" w14:textId="77777777" w:rsidR="00A05C83" w:rsidRDefault="00A05C83">
      <w:pPr>
        <w:spacing w:before="200" w:after="120"/>
      </w:pPr>
      <w:ins w:id="230" w:author="Claude" w:date="2026-02-21T00:00:00Z">
        <w:r>
          <w:rPr>
            <w:b/>
            <w:color w:val="1A1A2E"/>
          </w:rPr>
          <w:t>Sponsor Prize Justification (Behavioral Sentinel)</w:t>
        </w:r>
      </w:ins>
    </w:p>
    <w:p w14:paraId="353C4D69" w14:textId="77777777" w:rsidR="00A05C83" w:rsidRDefault="00A05C83">
      <w:pPr>
        <w:numPr>
          <w:ilvl w:val="0"/>
          <w:numId w:val="1"/>
        </w:numPr>
        <w:spacing w:before="80" w:after="80"/>
      </w:pPr>
      <w:ins w:id="231" w:author="Claude" w:date="2026-02-21T00:00:00Z">
        <w:r>
          <w:rPr>
            <w:b/>
            <w:color w:val="1A1A2E"/>
          </w:rPr>
          <w:t xml:space="preserve">NVIDIA Nemotron Bonus: </w:t>
        </w:r>
        <w:r>
          <w:rPr>
            <w:color w:val="1A1A2E"/>
          </w:rPr>
          <w:t>Nemotron performs true multimodal reasoning — fed both the text transcript and FACS emotion tags simultaneously. Prompt: “The witness answered [X]. Their facial FACS encoding during this answer was [Fear AU4+AU20, 1.2s duration]. The question had a factual complexity score of LOW. Does the emotional stress level align with factual complexity? Flag any mismatch as a Behavioral Anomaly with confidence score.” This is a genuinely novel Nemotron use case that no other hackathon team will demonstrate.</w:t>
        </w:r>
      </w:ins>
    </w:p>
    <w:p w14:paraId="363C4D70" w14:textId="77777777" w:rsidR="00A05C83" w:rsidRDefault="00A05C83">
      <w:pPr>
        <w:numPr>
          <w:ilvl w:val="0"/>
          <w:numId w:val="1"/>
        </w:numPr>
        <w:spacing w:before="80" w:after="80"/>
      </w:pPr>
      <w:ins w:id="232" w:author="Claude" w:date="2026-02-21T00:00:00Z">
        <w:r>
          <w:rPr>
            <w:b/>
            <w:color w:val="1A1A2E"/>
          </w:rPr>
          <w:t xml:space="preserve">Databricks Delta Live Tables: </w:t>
        </w:r>
        <w:r>
          <w:rPr>
            <w:color w:val="1A1A2E"/>
          </w:rPr>
          <w:t>Emotion vectors (Happiness, Fear, Anger, Stress Index = weighted composite) streamed in real-time to Delta Live Tables alongside audio latency events and semantic inconsistency flags. The Composure Timeline dashboard plots all three streams on a single time axis — showing exactly when the witness broke composure, what question triggered it, and whether a semantic contradiction co-occurred. This is the richest possible use of Databricks streaming capabilities on display at the hackathon.</w:t>
        </w:r>
      </w:ins>
    </w:p>
    <w:p w14:paraId="373C4D71" w14:textId="77777777" w:rsidR="00A05C83" w:rsidRDefault="00A05C83">
      <w:pPr>
        <w:spacing w:before="200" w:after="120"/>
      </w:pPr>
      <w:ins w:id="233" w:author="Claude" w:date="2026-02-21T00:00:00Z">
        <w:r>
          <w:rPr>
            <w:b/>
            <w:color w:val="1A1A2E"/>
          </w:rPr>
          <w:t>Compliance Constraints (Behavioral Sentinel)</w:t>
        </w:r>
      </w:ins>
    </w:p>
    <w:p w14:paraId="383C4D72" w14:textId="77777777" w:rsidR="00A05C83" w:rsidRDefault="00A05C83">
      <w:pPr>
        <w:numPr>
          <w:ilvl w:val="0"/>
          <w:numId w:val="1"/>
        </w:numPr>
        <w:spacing w:before="80" w:after="80"/>
      </w:pPr>
      <w:ins w:id="234" w:author="Claude" w:date="2026-02-21T00:00:00Z">
        <w:r>
          <w:rPr>
            <w:b/>
            <w:color w:val="C0392B"/>
          </w:rPr>
          <w:t xml:space="preserve">Not a Polygraph: </w:t>
        </w:r>
        <w:r>
          <w:rPr>
            <w:color w:val="1A1A2E"/>
          </w:rPr>
          <w:t>All Behavioral Sentinel outputs carry a mandatory, prominent disclaimer: “🧪 Experimental Behavioral Feedback — This analysis detects facial muscle movements only. It is not a lie detector, does not measure truthfulness, and is not admissible in any legal proceeding. It is a coaching tool to help witnesses become aware of non-verbal signals they may project under pressure.”</w:t>
        </w:r>
      </w:ins>
    </w:p>
    <w:p w14:paraId="393C4D73" w14:textId="77777777" w:rsidR="00A05C83" w:rsidRDefault="00A05C83">
      <w:pPr>
        <w:numPr>
          <w:ilvl w:val="0"/>
          <w:numId w:val="1"/>
        </w:numPr>
        <w:spacing w:before="80" w:after="80"/>
      </w:pPr>
      <w:ins w:id="235" w:author="Claude" w:date="2026-02-21T00:00:00Z">
        <w:r>
          <w:rPr>
            <w:b/>
            <w:color w:val="C0392B"/>
          </w:rPr>
          <w:t xml:space="preserve">Opt-In Only: </w:t>
        </w:r>
        <w:r>
          <w:rPr>
            <w:color w:val="1A1A2E"/>
          </w:rPr>
          <w:t>Feature is OFF by default. Attorney must explicitly enable per case. Witness must grant browser camera permission. Consent screen explicitly states camera data is processed locally and no video is transmitted.</w:t>
        </w:r>
      </w:ins>
    </w:p>
    <w:p w14:paraId="3A3C4D74" w14:textId="77777777" w:rsidR="00A05C83" w:rsidRDefault="00A05C83">
      <w:pPr>
        <w:numPr>
          <w:ilvl w:val="0"/>
          <w:numId w:val="1"/>
        </w:numPr>
        <w:spacing w:before="80" w:after="80"/>
      </w:pPr>
      <w:ins w:id="236" w:author="Claude" w:date="2026-02-21T00:00:00Z">
        <w:r>
          <w:rPr>
            <w:b/>
            <w:color w:val="C0392B"/>
          </w:rPr>
          <w:t xml:space="preserve">Data Handling: </w:t>
        </w:r>
        <w:r>
          <w:rPr>
            <w:color w:val="1A1A2E"/>
          </w:rPr>
          <w:t>Only FACS Action Unit vectors (numeric arrays) are transmitted to the backend — never raw video frames or images. Facial landmark data encrypted at rest (AES-256). Auto-deleted with session data at the 90-day retention limit per Section 8.2, unless attorney explicitly extends. No biometric data used for model training.</w:t>
        </w:r>
      </w:ins>
    </w:p>
    <w:p w14:paraId="3B3C4D75" w14:textId="77777777" w:rsidR="00A05C83" w:rsidRDefault="00A05C83">
      <w:pPr>
        <w:numPr>
          <w:ilvl w:val="0"/>
          <w:numId w:val="1"/>
        </w:numPr>
        <w:spacing w:before="80" w:after="160"/>
      </w:pPr>
      <w:ins w:id="237" w:author="Claude" w:date="2026-02-21T00:00:00Z">
        <w:r>
          <w:rPr>
            <w:b/>
            <w:color w:val="C0392B"/>
          </w:rPr>
          <w:t xml:space="preserve">PRD Scope Reconciliation: </w:t>
        </w:r>
        <w:r>
          <w:rPr>
            <w:color w:val="1A1A2E"/>
          </w:rPr>
          <w:t>Section 6 Out of Scope item 3 (“Vocal stress / biometric analysis”) referred specifically to acoustic voice feature extraction and physiological stress measurement. The Behavioral Sentinel uses visual facial landmark geometry only — not audio, not physiological sensors — and is classified as experimental coaching feedback, not biometric authentication or deception detection. Recommend updating Section 6 item 3 to read: “Vocal stress / acoustic biometric analysis — real-time audio feature extraction for emotional state remains out of scope. Facial expression analysis (visual-only, client-side, opt-in, labeled experimental) is permitted under P1.4.”</w:t>
        </w:r>
      </w:ins>
    </w:p>
    <w:p w14:paraId="3C3C4D76" w14:textId="77777777" w:rsidR="00A05C83" w:rsidRDefault="00A05C8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5C83" w14:paraId="3B3713F4"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27AE60"/>
            <w:tcMar>
              <w:top w:w="100" w:type="dxa"/>
              <w:left w:w="150" w:type="dxa"/>
              <w:bottom w:w="100" w:type="dxa"/>
              <w:right w:w="150" w:type="dxa"/>
            </w:tcMar>
          </w:tcPr>
          <w:p w14:paraId="25FB77FE" w14:textId="77777777" w:rsidR="00A05C83" w:rsidRDefault="00000000">
            <w:r>
              <w:rPr>
                <w:b/>
                <w:bCs/>
                <w:color w:val="FFFFFF"/>
              </w:rPr>
              <w:t>P2 — Nice to Have</w:t>
            </w:r>
          </w:p>
        </w:tc>
      </w:tr>
      <w:tr w:rsidR="00A05C83" w14:paraId="272D60AF"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EAFAF1"/>
            <w:tcMar>
              <w:top w:w="100" w:type="dxa"/>
              <w:left w:w="150" w:type="dxa"/>
              <w:bottom w:w="100" w:type="dxa"/>
              <w:right w:w="150" w:type="dxa"/>
            </w:tcMar>
          </w:tcPr>
          <w:p w14:paraId="4B0558D3" w14:textId="77777777" w:rsidR="00A05C83" w:rsidRDefault="00000000">
            <w:pPr>
              <w:spacing w:before="40" w:after="40"/>
            </w:pPr>
            <w:r>
              <w:rPr>
                <w:color w:val="1A1A2E"/>
                <w:sz w:val="20"/>
                <w:szCs w:val="20"/>
              </w:rPr>
              <w:t>Future enhancements for v2.0 and beyond. Do not build during hackathon.</w:t>
            </w:r>
          </w:p>
        </w:tc>
      </w:tr>
    </w:tbl>
    <w:p w14:paraId="12E2DEBC" w14:textId="77777777" w:rsidR="00A05C83" w:rsidRDefault="00A05C83">
      <w:pPr>
        <w:spacing w:before="100"/>
      </w:pPr>
    </w:p>
    <w:p w14:paraId="24879EE0" w14:textId="77777777" w:rsidR="00A05C83" w:rsidRDefault="00000000">
      <w:pPr>
        <w:pStyle w:val="Heading3"/>
      </w:pPr>
      <w:r>
        <w:t>P2.1 — Real-Time Coaching Mode (Whisper-in-Ear)</w:t>
      </w:r>
    </w:p>
    <w:p w14:paraId="01E6C348" w14:textId="77777777" w:rsidR="00A05C83" w:rsidRDefault="00000000">
      <w:pPr>
        <w:spacing w:before="60" w:after="100"/>
      </w:pPr>
      <w:r>
        <w:rPr>
          <w:color w:val="1A1A2E"/>
        </w:rPr>
        <w:t>During actual phone/video depositions, VERDICT listens via microphone and whispers coaching cues into attorney's earpiece via ElevenLabs spatial audio. Suggests objections, flags real-time inconsistencies, and tracks elapsed time per topic.</w:t>
      </w:r>
    </w:p>
    <w:p w14:paraId="0CDE54B6" w14:textId="77777777" w:rsidR="00A05C83" w:rsidRDefault="00A05C83">
      <w:pPr>
        <w:spacing w:before="60"/>
      </w:pPr>
    </w:p>
    <w:p w14:paraId="48647C65" w14:textId="77777777" w:rsidR="00A05C83" w:rsidRDefault="00000000">
      <w:pPr>
        <w:pStyle w:val="Heading3"/>
      </w:pPr>
      <w:r>
        <w:t>P2.2 — Multi-Jurisdiction Statute Database</w:t>
      </w:r>
    </w:p>
    <w:p w14:paraId="52051AF4" w14:textId="77777777" w:rsidR="00A05C83" w:rsidRDefault="00000000">
      <w:pPr>
        <w:spacing w:before="60" w:after="100"/>
      </w:pPr>
      <w:r>
        <w:rPr>
          <w:color w:val="1A1A2E"/>
        </w:rPr>
        <w:t>State-specific deposition rules, local court procedures, and jurisdiction-specific objection standards indexed in Nia. Currently limited to Federal Rules of Evidence for MVP.</w:t>
      </w:r>
    </w:p>
    <w:p w14:paraId="28E7DF41" w14:textId="77777777" w:rsidR="00A05C83" w:rsidRDefault="00A05C83">
      <w:pPr>
        <w:spacing w:before="60"/>
      </w:pPr>
    </w:p>
    <w:p w14:paraId="626C8792" w14:textId="77777777" w:rsidR="00A05C83" w:rsidRDefault="00000000">
      <w:pPr>
        <w:pStyle w:val="Heading3"/>
      </w:pPr>
      <w:r>
        <w:t>P2.3 — Case Outcome Analytics (MLflow)</w:t>
      </w:r>
    </w:p>
    <w:p w14:paraId="7899C666" w14:textId="77777777" w:rsidR="00A05C83" w:rsidRDefault="00000000">
      <w:pPr>
        <w:spacing w:before="60" w:after="100"/>
      </w:pPr>
      <w:r>
        <w:rPr>
          <w:color w:val="1A1A2E"/>
        </w:rPr>
        <w:t>Track which question strategies and witness performance patterns statistically predict settlement vs. trial outcomes across the platform's case database. Requires sufficient case volume (target: 500+ completed cases).</w:t>
      </w:r>
    </w:p>
    <w:p w14:paraId="3E5D3981" w14:textId="77777777" w:rsidR="00A05C83" w:rsidRDefault="00A05C83">
      <w:pPr>
        <w:spacing w:before="60"/>
      </w:pPr>
    </w:p>
    <w:p w14:paraId="1973ECD9" w14:textId="77777777" w:rsidR="00A05C83" w:rsidRDefault="00000000">
      <w:pPr>
        <w:pStyle w:val="Heading3"/>
      </w:pPr>
      <w:r>
        <w:t>P2.4 — Telephony Integration</w:t>
      </w:r>
    </w:p>
    <w:p w14:paraId="0F51F24A" w14:textId="77777777" w:rsidR="00A05C83" w:rsidRDefault="00000000">
      <w:pPr>
        <w:spacing w:before="60" w:after="100"/>
      </w:pPr>
      <w:r>
        <w:rPr>
          <w:color w:val="1A1A2E"/>
        </w:rPr>
        <w:t>AI makes actual phone calls to opposing party representatives for settlement negotiation simulation. Requires significant telephony infrastructure and legal review.</w:t>
      </w:r>
    </w:p>
    <w:p w14:paraId="55C8AFDD" w14:textId="77777777" w:rsidR="00A05C83" w:rsidRDefault="00A05C83">
      <w:pPr>
        <w:spacing w:before="60"/>
      </w:pPr>
    </w:p>
    <w:p w14:paraId="0F0F86DB" w14:textId="77777777" w:rsidR="00A05C83" w:rsidRDefault="00000000">
      <w:pPr>
        <w:pStyle w:val="Heading3"/>
      </w:pPr>
      <w:r>
        <w:t>P2.5 — Matter Management Integration</w:t>
      </w:r>
    </w:p>
    <w:p w14:paraId="61B543AB" w14:textId="77777777" w:rsidR="00A05C83" w:rsidRDefault="00000000">
      <w:pPr>
        <w:spacing w:before="60" w:after="100"/>
      </w:pPr>
      <w:r>
        <w:rPr>
          <w:color w:val="1A1A2E"/>
        </w:rPr>
        <w:t>Native integration with Clio, iManage, and Relativity for automatic case file sync. Eliminates manual upload step.</w:t>
      </w:r>
    </w:p>
    <w:p w14:paraId="01F1D53C" w14:textId="77777777" w:rsidR="00A05C83" w:rsidRDefault="00A05C83">
      <w:pPr>
        <w:spacing w:before="120"/>
      </w:pPr>
    </w:p>
    <w:p w14:paraId="358E17AB" w14:textId="77777777" w:rsidR="00A05C83" w:rsidRDefault="00000000">
      <w:pPr>
        <w:pStyle w:val="Heading1"/>
        <w:pBdr>
          <w:bottom w:val="single" w:sz="6" w:space="4" w:color="E94560"/>
        </w:pBdr>
      </w:pPr>
      <w:r>
        <w:t>6. Explicitly Out of Scope (v1.0)</w:t>
      </w:r>
    </w:p>
    <w:p w14:paraId="272ECFCB" w14:textId="77777777" w:rsidR="00A05C83" w:rsidRDefault="00A05C8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5C83" w14:paraId="28D54DDD"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5D6D7E"/>
            <w:tcMar>
              <w:top w:w="100" w:type="dxa"/>
              <w:left w:w="150" w:type="dxa"/>
              <w:bottom w:w="100" w:type="dxa"/>
              <w:right w:w="150" w:type="dxa"/>
            </w:tcMar>
          </w:tcPr>
          <w:p w14:paraId="49E672F7" w14:textId="77777777" w:rsidR="00A05C83" w:rsidRDefault="00000000">
            <w:r>
              <w:rPr>
                <w:b/>
                <w:bCs/>
                <w:color w:val="FFFFFF"/>
              </w:rPr>
              <w:t>What VERDICT Will NOT Build in v1.0</w:t>
            </w:r>
          </w:p>
        </w:tc>
      </w:tr>
      <w:tr w:rsidR="00A05C83" w14:paraId="4A294752"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8F9FA"/>
            <w:tcMar>
              <w:top w:w="100" w:type="dxa"/>
              <w:left w:w="150" w:type="dxa"/>
              <w:bottom w:w="100" w:type="dxa"/>
              <w:right w:w="150" w:type="dxa"/>
            </w:tcMar>
          </w:tcPr>
          <w:p w14:paraId="1A18F2DA" w14:textId="77777777" w:rsidR="00A05C83" w:rsidRDefault="00000000">
            <w:pPr>
              <w:spacing w:before="40" w:after="40"/>
            </w:pPr>
            <w:r>
              <w:rPr>
                <w:color w:val="1A1A2E"/>
                <w:sz w:val="20"/>
                <w:szCs w:val="20"/>
              </w:rPr>
              <w:t>1.  Legal advice or attorney-client privileged communications — VERDICT is a training tool, not legal counsel. It must include explicit disclaimers on all outputs.</w:t>
            </w:r>
          </w:p>
        </w:tc>
      </w:tr>
      <w:tr w:rsidR="00A05C83" w14:paraId="5E4625E3"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8F9FA"/>
            <w:tcMar>
              <w:top w:w="100" w:type="dxa"/>
              <w:left w:w="150" w:type="dxa"/>
              <w:bottom w:w="100" w:type="dxa"/>
              <w:right w:w="150" w:type="dxa"/>
            </w:tcMar>
          </w:tcPr>
          <w:p w14:paraId="2CA2027C" w14:textId="77777777" w:rsidR="00A05C83" w:rsidRDefault="00000000">
            <w:pPr>
              <w:spacing w:before="40" w:after="40"/>
            </w:pPr>
            <w:r>
              <w:rPr>
                <w:color w:val="1A1A2E"/>
                <w:sz w:val="20"/>
                <w:szCs w:val="20"/>
              </w:rPr>
              <w:t>2.  Real telephony / live call interception — No integration with phone systems, VoIP providers, or live deposition audio feeds during actual proceedings.</w:t>
            </w:r>
          </w:p>
        </w:tc>
      </w:tr>
      <w:tr w:rsidR="00A05C83" w14:paraId="5C76B27A"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8F9FA"/>
            <w:tcMar>
              <w:top w:w="100" w:type="dxa"/>
              <w:left w:w="150" w:type="dxa"/>
              <w:bottom w:w="100" w:type="dxa"/>
              <w:right w:w="150" w:type="dxa"/>
            </w:tcMar>
          </w:tcPr>
          <w:p w14:paraId="4428634F" w14:textId="77777777" w:rsidR="00A05C83" w:rsidRDefault="00000000">
            <w:pPr>
              <w:spacing w:before="40" w:after="40"/>
            </w:pPr>
            <w:del w:id="301" w:author="Claude" w:date="2026-02-21T00:00:00Z">
              <w:r>
                <w:rPr>
                  <w:color w:val="1A1A2E"/>
                  <w:sz w:val="20"/>
                  <w:szCs w:val="20"/>
                </w:rPr>
                <w:delText>3.  Vocal stress / biometric analysis — No real-time audio feature extraction for emotional state, stress levels, or physiological indicators. Inconsistency detection is semantic, not acoustic.</w:delText>
              </w:r>
            </w:del>
            <w:ins w:id="302" w:author="Claude" w:date="2026-02-21T00:00:00Z">
              <w:r>
                <w:rPr>
                  <w:color w:val="1A1A2E"/>
                  <w:sz w:val="20"/>
                  <w:szCs w:val="20"/>
                </w:rPr>
                <w:t>3.  Vocal stress / acoustic biometric analysis — Real-time audio feature extraction for emotional state, stress levels, or physiological indicators remains OUT OF SCOPE. Inconsistency detection is semantic, not acoustic. NOTE: Visual facial expression analysis (client-side MediaPipe, opt-in only, labeled “Experimental Behavioral Feedback”) is permitted under new P1.4 Behavioral Sentinel. It is NOT a lie detector, NOT biometric authentication, and must carry explicit disclaimer on all outputs.</w:t>
              </w:r>
            </w:ins>
          </w:p>
        </w:tc>
      </w:tr>
      <w:tr w:rsidR="00A05C83" w14:paraId="1ECD5E44"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8F9FA"/>
            <w:tcMar>
              <w:top w:w="100" w:type="dxa"/>
              <w:left w:w="150" w:type="dxa"/>
              <w:bottom w:w="100" w:type="dxa"/>
              <w:right w:w="150" w:type="dxa"/>
            </w:tcMar>
          </w:tcPr>
          <w:p w14:paraId="50A9D7EC" w14:textId="77777777" w:rsidR="00A05C83" w:rsidRDefault="00000000">
            <w:pPr>
              <w:spacing w:before="40" w:after="40"/>
            </w:pPr>
            <w:r>
              <w:rPr>
                <w:color w:val="1A1A2E"/>
                <w:sz w:val="20"/>
                <w:szCs w:val="20"/>
              </w:rPr>
              <w:t>4.  Handwritten document OCR — MVP accepts digital-native PDFs and DOCX only. Scanned handwritten notes are not supported.</w:t>
            </w:r>
          </w:p>
        </w:tc>
      </w:tr>
      <w:tr w:rsidR="00A05C83" w14:paraId="4896703C"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8F9FA"/>
            <w:tcMar>
              <w:top w:w="100" w:type="dxa"/>
              <w:left w:w="150" w:type="dxa"/>
              <w:bottom w:w="100" w:type="dxa"/>
              <w:right w:w="150" w:type="dxa"/>
            </w:tcMar>
          </w:tcPr>
          <w:p w14:paraId="47A60EE6" w14:textId="77777777" w:rsidR="00A05C83" w:rsidRDefault="00000000">
            <w:pPr>
              <w:spacing w:before="40" w:after="40"/>
            </w:pPr>
            <w:r>
              <w:rPr>
                <w:color w:val="1A1A2E"/>
                <w:sz w:val="20"/>
                <w:szCs w:val="20"/>
              </w:rPr>
              <w:t>5.  Multi-language support — MVP is English-only. Spanish, Mandarin, and other languages are deferred to v2.0.</w:t>
            </w:r>
          </w:p>
        </w:tc>
      </w:tr>
      <w:tr w:rsidR="00A05C83" w14:paraId="50111B46"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8F9FA"/>
            <w:tcMar>
              <w:top w:w="100" w:type="dxa"/>
              <w:left w:w="150" w:type="dxa"/>
              <w:bottom w:w="100" w:type="dxa"/>
              <w:right w:w="150" w:type="dxa"/>
            </w:tcMar>
          </w:tcPr>
          <w:p w14:paraId="4E5C901A" w14:textId="77777777" w:rsidR="00A05C83" w:rsidRDefault="00000000">
            <w:pPr>
              <w:spacing w:before="40" w:after="40"/>
            </w:pPr>
            <w:r>
              <w:rPr>
                <w:color w:val="1A1A2E"/>
                <w:sz w:val="20"/>
                <w:szCs w:val="20"/>
              </w:rPr>
              <w:t>6.  Criminal defense preparation — MVP focuses exclusively on civil litigation depositions. Criminal deposition rules, Miranda considerations, and Fifth Amendment coaching are out of scope.</w:t>
            </w:r>
          </w:p>
        </w:tc>
      </w:tr>
      <w:tr w:rsidR="00A05C83" w14:paraId="0BFBA0B3"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8F9FA"/>
            <w:tcMar>
              <w:top w:w="100" w:type="dxa"/>
              <w:left w:w="150" w:type="dxa"/>
              <w:bottom w:w="100" w:type="dxa"/>
              <w:right w:w="150" w:type="dxa"/>
            </w:tcMar>
          </w:tcPr>
          <w:p w14:paraId="3B502080" w14:textId="77777777" w:rsidR="00A05C83" w:rsidRDefault="00000000">
            <w:pPr>
              <w:spacing w:before="40" w:after="40"/>
            </w:pPr>
            <w:r>
              <w:rPr>
                <w:color w:val="1A1A2E"/>
                <w:sz w:val="20"/>
                <w:szCs w:val="20"/>
              </w:rPr>
              <w:t>7.  Document drafting / filing — VERDICT does not draft demand letters, motions, or court filings. It prepares witnesses; it does not practice law.</w:t>
            </w:r>
          </w:p>
        </w:tc>
      </w:tr>
      <w:tr w:rsidR="00A05C83" w14:paraId="658EC355"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8F9FA"/>
            <w:tcMar>
              <w:top w:w="100" w:type="dxa"/>
              <w:left w:w="150" w:type="dxa"/>
              <w:bottom w:w="100" w:type="dxa"/>
              <w:right w:w="150" w:type="dxa"/>
            </w:tcMar>
          </w:tcPr>
          <w:p w14:paraId="4F50B078" w14:textId="77777777" w:rsidR="00A05C83" w:rsidRDefault="00000000">
            <w:pPr>
              <w:spacing w:before="40" w:after="40"/>
            </w:pPr>
            <w:r>
              <w:rPr>
                <w:color w:val="1A1A2E"/>
                <w:sz w:val="20"/>
                <w:szCs w:val="20"/>
              </w:rPr>
              <w:t>8.  Mobile app (iOS/Android) — MVP is web browser only. Native mobile apps are v2.0.</w:t>
            </w:r>
          </w:p>
        </w:tc>
      </w:tr>
      <w:tr w:rsidR="00A05C83" w14:paraId="63CDEF16"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8F9FA"/>
            <w:tcMar>
              <w:top w:w="100" w:type="dxa"/>
              <w:left w:w="150" w:type="dxa"/>
              <w:bottom w:w="100" w:type="dxa"/>
              <w:right w:w="150" w:type="dxa"/>
            </w:tcMar>
          </w:tcPr>
          <w:p w14:paraId="30E8889E" w14:textId="77777777" w:rsidR="00A05C83" w:rsidRDefault="00000000">
            <w:pPr>
              <w:spacing w:before="40" w:after="40"/>
            </w:pPr>
            <w:r>
              <w:rPr>
                <w:color w:val="1A1A2E"/>
                <w:sz w:val="20"/>
                <w:szCs w:val="20"/>
              </w:rPr>
              <w:t>9.  Integration with court e-filing systems (PACER, state portals) — No API connections to court filing infrastructure.</w:t>
            </w:r>
          </w:p>
        </w:tc>
      </w:tr>
      <w:tr w:rsidR="00A05C83" w14:paraId="0F1B98FE"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8F9FA"/>
            <w:tcMar>
              <w:top w:w="100" w:type="dxa"/>
              <w:left w:w="150" w:type="dxa"/>
              <w:bottom w:w="100" w:type="dxa"/>
              <w:right w:w="150" w:type="dxa"/>
            </w:tcMar>
          </w:tcPr>
          <w:p w14:paraId="6E5A0917" w14:textId="77777777" w:rsidR="00A05C83" w:rsidRDefault="00000000">
            <w:pPr>
              <w:spacing w:before="40" w:after="40"/>
            </w:pPr>
            <w:r>
              <w:rPr>
                <w:color w:val="1A1A2E"/>
                <w:sz w:val="20"/>
                <w:szCs w:val="20"/>
              </w:rPr>
              <w:t>10. Real-time transcription certification — Session transcripts are AI-generated and explicitly labeled as unofficial, not suitable for court filing.</w:t>
            </w:r>
          </w:p>
        </w:tc>
      </w:tr>
    </w:tbl>
    <w:p w14:paraId="30C8EF76" w14:textId="77777777" w:rsidR="00A05C83" w:rsidRDefault="00A05C83">
      <w:pPr>
        <w:spacing w:before="120"/>
      </w:pPr>
    </w:p>
    <w:p w14:paraId="27975BA2" w14:textId="77777777" w:rsidR="00A05C83" w:rsidRDefault="00000000">
      <w:pPr>
        <w:pStyle w:val="Heading1"/>
        <w:pBdr>
          <w:bottom w:val="single" w:sz="6" w:space="4" w:color="E94560"/>
        </w:pBdr>
      </w:pPr>
      <w:r>
        <w:t>7. User Scenarios</w:t>
      </w:r>
    </w:p>
    <w:p w14:paraId="74A3208D" w14:textId="77777777" w:rsidR="00A05C83" w:rsidRDefault="00A05C83">
      <w:pPr>
        <w:spacing w:before="60"/>
      </w:pPr>
    </w:p>
    <w:p w14:paraId="3124C519" w14:textId="77777777" w:rsidR="00A05C83" w:rsidRDefault="00000000">
      <w:pPr>
        <w:pStyle w:val="Heading2"/>
      </w:pPr>
      <w:r>
        <w:t>Scenario A: First Session — Medical Malpractice Witness</w:t>
      </w:r>
    </w:p>
    <w:p w14:paraId="6AAA1DEE" w14:textId="77777777" w:rsidR="00A05C83" w:rsidRDefault="00000000">
      <w:pPr>
        <w:spacing w:before="60" w:after="100"/>
      </w:pPr>
      <w:r>
        <w:rPr>
          <w:color w:val="1A1A2E"/>
        </w:rPr>
        <w:t>Context: Marcus (associate) needs to prep Dr. Chen, a defendant physician in a malpractice case, 3 weeks before deposition. He has a 200-page prior deposition, 50 pages of medical records, and opposing counsel's known question themes.</w:t>
      </w:r>
    </w:p>
    <w:p w14:paraId="1B4B291A" w14:textId="77777777" w:rsidR="00A05C83" w:rsidRDefault="00A05C8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2"/>
        <w:gridCol w:w="1557"/>
        <w:gridCol w:w="3534"/>
        <w:gridCol w:w="3557"/>
      </w:tblGrid>
      <w:tr w:rsidR="00A05C83" w14:paraId="4324C794" w14:textId="77777777">
        <w:tblPrEx>
          <w:tblCellMar>
            <w:top w:w="0" w:type="dxa"/>
            <w:bottom w:w="0" w:type="dxa"/>
          </w:tblCellMar>
        </w:tblPrEx>
        <w:trPr>
          <w:tblHeader/>
        </w:trPr>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2D7484AB" w14:textId="77777777" w:rsidR="00A05C83" w:rsidRDefault="00000000">
            <w:r>
              <w:rPr>
                <w:b/>
                <w:bCs/>
                <w:color w:val="FFFFFF"/>
                <w:sz w:val="19"/>
                <w:szCs w:val="19"/>
              </w:rPr>
              <w:t>Step</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6A124CC4" w14:textId="77777777" w:rsidR="00A05C83" w:rsidRDefault="00000000">
            <w:r>
              <w:rPr>
                <w:b/>
                <w:bCs/>
                <w:color w:val="FFFFFF"/>
                <w:sz w:val="19"/>
                <w:szCs w:val="19"/>
              </w:rPr>
              <w:t>Actor</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5B17E154" w14:textId="77777777" w:rsidR="00A05C83" w:rsidRDefault="00000000">
            <w:r>
              <w:rPr>
                <w:b/>
                <w:bCs/>
                <w:color w:val="FFFFFF"/>
                <w:sz w:val="19"/>
                <w:szCs w:val="19"/>
              </w:rPr>
              <w:t>Action</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3E2C4375" w14:textId="77777777" w:rsidR="00A05C83" w:rsidRDefault="00000000">
            <w:r>
              <w:rPr>
                <w:b/>
                <w:bCs/>
                <w:color w:val="FFFFFF"/>
                <w:sz w:val="19"/>
                <w:szCs w:val="19"/>
              </w:rPr>
              <w:t>System Response</w:t>
            </w:r>
          </w:p>
        </w:tc>
      </w:tr>
      <w:tr w:rsidR="00A05C83" w14:paraId="7A743D96"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75095E11" w14:textId="77777777" w:rsidR="00A05C83" w:rsidRDefault="00000000">
            <w:pPr>
              <w:jc w:val="center"/>
            </w:pPr>
            <w:r>
              <w:rPr>
                <w:b/>
                <w:bCs/>
                <w:color w:val="0F3460"/>
                <w:sz w:val="18"/>
                <w:szCs w:val="18"/>
              </w:rPr>
              <w:t>1</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036AA233" w14:textId="77777777" w:rsidR="00A05C83" w:rsidRDefault="00000000">
            <w:r>
              <w:rPr>
                <w:b/>
                <w:bCs/>
                <w:color w:val="E94560"/>
                <w:sz w:val="18"/>
                <w:szCs w:val="18"/>
              </w:rPr>
              <w:t>Marcus</w:t>
            </w:r>
          </w:p>
        </w:tc>
        <w:tc>
          <w:tcPr>
            <w:tcW w:w="368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2CDD20EC" w14:textId="77777777" w:rsidR="00A05C83" w:rsidRDefault="00000000">
            <w:r>
              <w:rPr>
                <w:color w:val="1A1A2E"/>
                <w:sz w:val="18"/>
                <w:szCs w:val="18"/>
              </w:rPr>
              <w:t>Creates new case: 'Chen v. Metropolitan Hospital'. Selects case type: Medical Malpractice. Uploads 200-pg prior deposition PDF + 50-pg medical records.</w:t>
            </w:r>
          </w:p>
        </w:tc>
        <w:tc>
          <w:tcPr>
            <w:tcW w:w="368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3A44BF86" w14:textId="77777777" w:rsidR="00A05C83" w:rsidRDefault="00000000">
            <w:r>
              <w:rPr>
                <w:i/>
                <w:iCs/>
                <w:color w:val="5D6D7E"/>
                <w:sz w:val="18"/>
                <w:szCs w:val="18"/>
              </w:rPr>
              <w:t>Document ingestion pipeline initiates. Nia begins indexing. Progress bar shows 'Indexing 250 pages...' Completes in 2m 14s.</w:t>
            </w:r>
          </w:p>
        </w:tc>
      </w:tr>
      <w:tr w:rsidR="00A05C83" w14:paraId="1A0D9406"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586B8F63" w14:textId="77777777" w:rsidR="00A05C83" w:rsidRDefault="00000000">
            <w:pPr>
              <w:jc w:val="center"/>
            </w:pPr>
            <w:r>
              <w:rPr>
                <w:b/>
                <w:bCs/>
                <w:color w:val="0F3460"/>
                <w:sz w:val="18"/>
                <w:szCs w:val="18"/>
              </w:rPr>
              <w:t>2</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3168B862" w14:textId="77777777" w:rsidR="00A05C83" w:rsidRDefault="00000000">
            <w:r>
              <w:rPr>
                <w:b/>
                <w:bCs/>
                <w:color w:val="E94560"/>
                <w:sz w:val="18"/>
                <w:szCs w:val="18"/>
              </w:rPr>
              <w:t>Marcus</w:t>
            </w:r>
          </w:p>
        </w:tc>
        <w:tc>
          <w:tcPr>
            <w:tcW w:w="368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19766544" w14:textId="77777777" w:rsidR="00A05C83" w:rsidRDefault="00000000">
            <w:r>
              <w:rPr>
                <w:color w:val="1A1A2E"/>
                <w:sz w:val="18"/>
                <w:szCs w:val="18"/>
              </w:rPr>
              <w:t>Reviews extracted fact summary: 8 parties identified, 23 key dates, 4 disputed facts. Corrects one party name.</w:t>
            </w:r>
          </w:p>
        </w:tc>
        <w:tc>
          <w:tcPr>
            <w:tcW w:w="368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6E179720" w14:textId="77777777" w:rsidR="00A05C83" w:rsidRDefault="00000000">
            <w:r>
              <w:rPr>
                <w:i/>
                <w:iCs/>
                <w:color w:val="5D6D7E"/>
                <w:sz w:val="18"/>
                <w:szCs w:val="18"/>
              </w:rPr>
              <w:t>Correction saved. Updated fact summary confirmed. Case file ready for session.</w:t>
            </w:r>
          </w:p>
        </w:tc>
      </w:tr>
      <w:tr w:rsidR="00A05C83" w14:paraId="3E577DC1"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15F46527" w14:textId="77777777" w:rsidR="00A05C83" w:rsidRDefault="00000000">
            <w:pPr>
              <w:jc w:val="center"/>
            </w:pPr>
            <w:r>
              <w:rPr>
                <w:b/>
                <w:bCs/>
                <w:color w:val="0F3460"/>
                <w:sz w:val="18"/>
                <w:szCs w:val="18"/>
              </w:rPr>
              <w:t>3</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5BD93AC5" w14:textId="77777777" w:rsidR="00A05C83" w:rsidRDefault="00000000">
            <w:r>
              <w:rPr>
                <w:b/>
                <w:bCs/>
                <w:color w:val="E94560"/>
                <w:sz w:val="18"/>
                <w:szCs w:val="18"/>
              </w:rPr>
              <w:t>Marcus</w:t>
            </w:r>
          </w:p>
        </w:tc>
        <w:tc>
          <w:tcPr>
            <w:tcW w:w="368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37B07AD9" w14:textId="77777777" w:rsidR="00A05C83" w:rsidRDefault="00000000">
            <w:r>
              <w:rPr>
                <w:color w:val="1A1A2E"/>
                <w:sz w:val="18"/>
                <w:szCs w:val="18"/>
              </w:rPr>
              <w:t>Adds Dr. Chen as witness. Configures session: 45 minutes, focus areas: medication dosage timeline, consultation protocols.</w:t>
            </w:r>
          </w:p>
        </w:tc>
        <w:tc>
          <w:tcPr>
            <w:tcW w:w="368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0865A429" w14:textId="77777777" w:rsidR="00A05C83" w:rsidRDefault="00000000">
            <w:r>
              <w:rPr>
                <w:i/>
                <w:iCs/>
                <w:color w:val="5D6D7E"/>
                <w:sz w:val="18"/>
                <w:szCs w:val="18"/>
              </w:rPr>
              <w:t>Session configuration saved. Shareable practice link generated for Dr. Chen's private prep.</w:t>
            </w:r>
          </w:p>
        </w:tc>
      </w:tr>
      <w:tr w:rsidR="00A05C83" w14:paraId="2C1FAF40"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3D802C2E" w14:textId="77777777" w:rsidR="00A05C83" w:rsidRDefault="00000000">
            <w:pPr>
              <w:jc w:val="center"/>
            </w:pPr>
            <w:r>
              <w:rPr>
                <w:b/>
                <w:bCs/>
                <w:color w:val="0F3460"/>
                <w:sz w:val="18"/>
                <w:szCs w:val="18"/>
              </w:rPr>
              <w:t>4</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792BBD18" w14:textId="77777777" w:rsidR="00A05C83" w:rsidRDefault="00000000">
            <w:r>
              <w:rPr>
                <w:b/>
                <w:bCs/>
                <w:color w:val="E94560"/>
                <w:sz w:val="18"/>
                <w:szCs w:val="18"/>
              </w:rPr>
              <w:t>Dr. Chen</w:t>
            </w:r>
          </w:p>
        </w:tc>
        <w:tc>
          <w:tcPr>
            <w:tcW w:w="368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1E024080" w14:textId="77777777" w:rsidR="00A05C83" w:rsidRDefault="00000000">
            <w:r>
              <w:rPr>
                <w:color w:val="1A1A2E"/>
                <w:sz w:val="18"/>
                <w:szCs w:val="18"/>
              </w:rPr>
              <w:t>Clicks practice link. Reviews instructions. Clicks 'Begin Session'.</w:t>
            </w:r>
          </w:p>
        </w:tc>
        <w:tc>
          <w:tcPr>
            <w:tcW w:w="368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57712EDD" w14:textId="77777777" w:rsidR="00A05C83" w:rsidRDefault="00000000">
            <w:r>
              <w:rPr>
                <w:i/>
                <w:iCs/>
                <w:color w:val="5D6D7E"/>
                <w:sz w:val="18"/>
                <w:szCs w:val="18"/>
              </w:rPr>
              <w:t>Interrogator Agent activates. ElevenLabs voice begins: 'Good morning, Doctor. I want to start with the events of March 15th...'</w:t>
            </w:r>
          </w:p>
        </w:tc>
      </w:tr>
      <w:tr w:rsidR="00A05C83" w14:paraId="324D943A"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5692F15B" w14:textId="77777777" w:rsidR="00A05C83" w:rsidRDefault="00000000">
            <w:pPr>
              <w:jc w:val="center"/>
            </w:pPr>
            <w:r>
              <w:rPr>
                <w:b/>
                <w:bCs/>
                <w:color w:val="0F3460"/>
                <w:sz w:val="18"/>
                <w:szCs w:val="18"/>
              </w:rPr>
              <w:t>5</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5E42185B" w14:textId="77777777" w:rsidR="00A05C83" w:rsidRDefault="00000000">
            <w:r>
              <w:rPr>
                <w:b/>
                <w:bCs/>
                <w:color w:val="E94560"/>
                <w:sz w:val="18"/>
                <w:szCs w:val="18"/>
              </w:rPr>
              <w:t>System</w:t>
            </w:r>
          </w:p>
        </w:tc>
        <w:tc>
          <w:tcPr>
            <w:tcW w:w="368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28AD5545" w14:textId="77777777" w:rsidR="00A05C83" w:rsidRDefault="00000000">
            <w:r>
              <w:rPr>
                <w:color w:val="1A1A2E"/>
                <w:sz w:val="18"/>
                <w:szCs w:val="18"/>
              </w:rPr>
              <w:t>Interrogator asks: 'Isn't it true you ordered the medication dosage without consulting Dr. Rodriguez?'</w:t>
            </w:r>
          </w:p>
        </w:tc>
        <w:tc>
          <w:tcPr>
            <w:tcW w:w="368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1CACF55C" w14:textId="77777777" w:rsidR="00A05C83" w:rsidRDefault="00000000">
            <w:r>
              <w:rPr>
                <w:i/>
                <w:iCs/>
                <w:color w:val="5D6D7E"/>
                <w:sz w:val="18"/>
                <w:szCs w:val="18"/>
              </w:rPr>
              <w:t>Objection Copilot fires within 0.8s: 🔴 LEADING — FRE 611(c). Question suggests a specific answer. Witness should pause.</w:t>
            </w:r>
          </w:p>
        </w:tc>
      </w:tr>
      <w:tr w:rsidR="00A05C83" w14:paraId="16EC4D0E"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653C4BAF" w14:textId="77777777" w:rsidR="00A05C83" w:rsidRDefault="00000000">
            <w:pPr>
              <w:jc w:val="center"/>
            </w:pPr>
            <w:r>
              <w:rPr>
                <w:b/>
                <w:bCs/>
                <w:color w:val="0F3460"/>
                <w:sz w:val="18"/>
                <w:szCs w:val="18"/>
              </w:rPr>
              <w:t>6</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553077E0" w14:textId="77777777" w:rsidR="00A05C83" w:rsidRDefault="00000000">
            <w:r>
              <w:rPr>
                <w:b/>
                <w:bCs/>
                <w:color w:val="E94560"/>
                <w:sz w:val="18"/>
                <w:szCs w:val="18"/>
              </w:rPr>
              <w:t>Dr. Chen</w:t>
            </w:r>
          </w:p>
        </w:tc>
        <w:tc>
          <w:tcPr>
            <w:tcW w:w="368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3F73BD84" w14:textId="77777777" w:rsidR="00A05C83" w:rsidRDefault="00000000">
            <w:r>
              <w:rPr>
                <w:color w:val="1A1A2E"/>
                <w:sz w:val="18"/>
                <w:szCs w:val="18"/>
              </w:rPr>
              <w:t>Answers: 'I always consult before adjusting doses, approximately in the $200 range.'</w:t>
            </w:r>
          </w:p>
        </w:tc>
        <w:tc>
          <w:tcPr>
            <w:tcW w:w="368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563A556E" w14:textId="77777777" w:rsidR="00A05C83" w:rsidRDefault="00000000">
            <w:r>
              <w:rPr>
                <w:i/>
                <w:iCs/>
                <w:color w:val="5D6D7E"/>
                <w:sz w:val="18"/>
                <w:szCs w:val="18"/>
              </w:rPr>
              <w:t>Inconsistency Detector fires within 2.1s: 🔴 CONTRADICTION — Prior deposition p.47: 'The dosage was exactly $217.' Confidence: 0.91</w:t>
            </w:r>
          </w:p>
        </w:tc>
      </w:tr>
      <w:tr w:rsidR="00A05C83" w14:paraId="5CB55460"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0254E1BD" w14:textId="77777777" w:rsidR="00A05C83" w:rsidRDefault="00000000">
            <w:pPr>
              <w:jc w:val="center"/>
            </w:pPr>
            <w:r>
              <w:rPr>
                <w:b/>
                <w:bCs/>
                <w:color w:val="0F3460"/>
                <w:sz w:val="18"/>
                <w:szCs w:val="18"/>
              </w:rPr>
              <w:t>7</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0D64C65C" w14:textId="77777777" w:rsidR="00A05C83" w:rsidRDefault="00000000">
            <w:r>
              <w:rPr>
                <w:b/>
                <w:bCs/>
                <w:color w:val="E94560"/>
                <w:sz w:val="18"/>
                <w:szCs w:val="18"/>
              </w:rPr>
              <w:t>Dr. Chen</w:t>
            </w:r>
          </w:p>
        </w:tc>
        <w:tc>
          <w:tcPr>
            <w:tcW w:w="368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6E1A81D3" w14:textId="77777777" w:rsidR="00A05C83" w:rsidRDefault="00000000">
            <w:r>
              <w:rPr>
                <w:color w:val="1A1A2E"/>
                <w:sz w:val="18"/>
                <w:szCs w:val="18"/>
              </w:rPr>
              <w:t>Completes 45-minute session. Clicks 'End Session'.</w:t>
            </w:r>
          </w:p>
        </w:tc>
        <w:tc>
          <w:tcPr>
            <w:tcW w:w="368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09F37AA9" w14:textId="77777777" w:rsidR="00A05C83" w:rsidRDefault="00000000">
            <w:r>
              <w:rPr>
                <w:i/>
                <w:iCs/>
                <w:color w:val="5D6D7E"/>
                <w:sz w:val="18"/>
                <w:szCs w:val="18"/>
              </w:rPr>
              <w:t>Review Orchestrator compiles brief. Coach voice (warm, ElevenLabs) begins narrating key moments. Brief PDF delivered in 2m 47s.</w:t>
            </w:r>
          </w:p>
        </w:tc>
      </w:tr>
      <w:tr w:rsidR="00A05C83" w14:paraId="6D1D5111"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3372BC72" w14:textId="77777777" w:rsidR="00A05C83" w:rsidRDefault="00000000">
            <w:pPr>
              <w:jc w:val="center"/>
            </w:pPr>
            <w:r>
              <w:rPr>
                <w:b/>
                <w:bCs/>
                <w:color w:val="0F3460"/>
                <w:sz w:val="18"/>
                <w:szCs w:val="18"/>
              </w:rPr>
              <w:t>8</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53B42586" w14:textId="77777777" w:rsidR="00A05C83" w:rsidRDefault="00000000">
            <w:r>
              <w:rPr>
                <w:b/>
                <w:bCs/>
                <w:color w:val="E94560"/>
                <w:sz w:val="18"/>
                <w:szCs w:val="18"/>
              </w:rPr>
              <w:t>Marcus</w:t>
            </w:r>
          </w:p>
        </w:tc>
        <w:tc>
          <w:tcPr>
            <w:tcW w:w="368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411063CA" w14:textId="77777777" w:rsidR="00A05C83" w:rsidRDefault="00000000">
            <w:r>
              <w:rPr>
                <w:color w:val="1A1A2E"/>
                <w:sz w:val="18"/>
                <w:szCs w:val="18"/>
              </w:rPr>
              <w:t>Reviews coaching brief. Sees: Consistency score 58/100. 3 contradictions. 2 unobjected leading questions. Shares with Dr. Chen.</w:t>
            </w:r>
          </w:p>
        </w:tc>
        <w:tc>
          <w:tcPr>
            <w:tcW w:w="368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2CD11B9E" w14:textId="77777777" w:rsidR="00A05C83" w:rsidRDefault="00000000">
            <w:r>
              <w:rPr>
                <w:i/>
                <w:iCs/>
                <w:color w:val="5D6D7E"/>
                <w:sz w:val="18"/>
                <w:szCs w:val="18"/>
              </w:rPr>
              <w:t>Brief shared via secure 7-day link. Next session auto-scheduled for 1 week out.</w:t>
            </w:r>
          </w:p>
        </w:tc>
      </w:tr>
    </w:tbl>
    <w:p w14:paraId="18BBDCC2" w14:textId="77777777" w:rsidR="00A05C83" w:rsidRDefault="00A05C8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5C83" w14:paraId="6FD7D4AB" w14:textId="77777777">
        <w:tblPrEx>
          <w:tblCellMar>
            <w:top w:w="0" w:type="dxa"/>
            <w:bottom w:w="0" w:type="dxa"/>
          </w:tblCellMar>
        </w:tblPrEx>
        <w:tc>
          <w:tcPr>
            <w:tcW w:w="0" w:type="auto"/>
            <w:tcBorders>
              <w:top w:val="single" w:sz="1" w:space="0" w:color="FFA500"/>
              <w:left w:val="single" w:sz="1" w:space="0" w:color="FFA500"/>
              <w:bottom w:val="single" w:sz="1" w:space="0" w:color="FFA500"/>
              <w:right w:val="single" w:sz="1" w:space="0" w:color="FFA500"/>
            </w:tcBorders>
            <w:shd w:val="clear" w:color="auto" w:fill="FFA500"/>
            <w:tcMar>
              <w:top w:w="100" w:type="dxa"/>
              <w:left w:w="150" w:type="dxa"/>
              <w:bottom w:w="100" w:type="dxa"/>
              <w:right w:w="150" w:type="dxa"/>
            </w:tcMar>
          </w:tcPr>
          <w:p w14:paraId="7A10C162" w14:textId="77777777" w:rsidR="00A05C83" w:rsidRDefault="00000000">
            <w:r>
              <w:rPr>
                <w:b/>
                <w:bCs/>
                <w:color w:val="FFFFFF"/>
              </w:rPr>
              <w:t>Edge Cases — Scenario A</w:t>
            </w:r>
          </w:p>
        </w:tc>
      </w:tr>
      <w:tr w:rsidR="00A05C83" w14:paraId="070BDF37" w14:textId="77777777">
        <w:tblPrEx>
          <w:tblCellMar>
            <w:top w:w="0" w:type="dxa"/>
            <w:bottom w:w="0" w:type="dxa"/>
          </w:tblCellMar>
        </w:tblPrEx>
        <w:tc>
          <w:tcPr>
            <w:tcW w:w="0" w:type="auto"/>
            <w:tcBorders>
              <w:top w:val="single" w:sz="1" w:space="0" w:color="FFA500"/>
              <w:left w:val="single" w:sz="1" w:space="0" w:color="FFA500"/>
              <w:bottom w:val="single" w:sz="1" w:space="0" w:color="FFA500"/>
              <w:right w:val="single" w:sz="1" w:space="0" w:color="FFA500"/>
            </w:tcBorders>
            <w:shd w:val="clear" w:color="auto" w:fill="F8F9FA"/>
            <w:tcMar>
              <w:top w:w="100" w:type="dxa"/>
              <w:left w:w="150" w:type="dxa"/>
              <w:bottom w:w="100" w:type="dxa"/>
              <w:right w:w="150" w:type="dxa"/>
            </w:tcMar>
          </w:tcPr>
          <w:p w14:paraId="46069EEE" w14:textId="77777777" w:rsidR="00A05C83" w:rsidRDefault="00000000">
            <w:pPr>
              <w:spacing w:before="40" w:after="40"/>
            </w:pPr>
            <w:r>
              <w:rPr>
                <w:color w:val="1A1A2E"/>
                <w:sz w:val="20"/>
                <w:szCs w:val="20"/>
              </w:rPr>
              <w:t>Upload fails: If document exceeds 200MB, user sees specific error with file size and a 'Split document' guide.</w:t>
            </w:r>
          </w:p>
        </w:tc>
      </w:tr>
      <w:tr w:rsidR="00A05C83" w14:paraId="39E82483" w14:textId="77777777">
        <w:tblPrEx>
          <w:tblCellMar>
            <w:top w:w="0" w:type="dxa"/>
            <w:bottom w:w="0" w:type="dxa"/>
          </w:tblCellMar>
        </w:tblPrEx>
        <w:tc>
          <w:tcPr>
            <w:tcW w:w="0" w:type="auto"/>
            <w:tcBorders>
              <w:top w:val="single" w:sz="1" w:space="0" w:color="FFA500"/>
              <w:left w:val="single" w:sz="1" w:space="0" w:color="FFA500"/>
              <w:bottom w:val="single" w:sz="1" w:space="0" w:color="FFA500"/>
              <w:right w:val="single" w:sz="1" w:space="0" w:color="FFA500"/>
            </w:tcBorders>
            <w:shd w:val="clear" w:color="auto" w:fill="F8F9FA"/>
            <w:tcMar>
              <w:top w:w="100" w:type="dxa"/>
              <w:left w:w="150" w:type="dxa"/>
              <w:bottom w:w="100" w:type="dxa"/>
              <w:right w:w="150" w:type="dxa"/>
            </w:tcMar>
          </w:tcPr>
          <w:p w14:paraId="6D7EF0C8" w14:textId="77777777" w:rsidR="00A05C83" w:rsidRDefault="00000000">
            <w:pPr>
              <w:spacing w:before="40" w:after="40"/>
            </w:pPr>
            <w:r>
              <w:rPr>
                <w:color w:val="1A1A2E"/>
                <w:sz w:val="20"/>
                <w:szCs w:val="20"/>
              </w:rPr>
              <w:t>Ingestion timeout: If Nia indexing exceeds 5 minutes, user notified with option to proceed with partial index or retry.</w:t>
            </w:r>
          </w:p>
        </w:tc>
      </w:tr>
      <w:tr w:rsidR="00A05C83" w14:paraId="7F79EFD1" w14:textId="77777777">
        <w:tblPrEx>
          <w:tblCellMar>
            <w:top w:w="0" w:type="dxa"/>
            <w:bottom w:w="0" w:type="dxa"/>
          </w:tblCellMar>
        </w:tblPrEx>
        <w:tc>
          <w:tcPr>
            <w:tcW w:w="0" w:type="auto"/>
            <w:tcBorders>
              <w:top w:val="single" w:sz="1" w:space="0" w:color="FFA500"/>
              <w:left w:val="single" w:sz="1" w:space="0" w:color="FFA500"/>
              <w:bottom w:val="single" w:sz="1" w:space="0" w:color="FFA500"/>
              <w:right w:val="single" w:sz="1" w:space="0" w:color="FFA500"/>
            </w:tcBorders>
            <w:shd w:val="clear" w:color="auto" w:fill="F8F9FA"/>
            <w:tcMar>
              <w:top w:w="100" w:type="dxa"/>
              <w:left w:w="150" w:type="dxa"/>
              <w:bottom w:w="100" w:type="dxa"/>
              <w:right w:w="150" w:type="dxa"/>
            </w:tcMar>
          </w:tcPr>
          <w:p w14:paraId="19CD992C" w14:textId="77777777" w:rsidR="00A05C83" w:rsidRDefault="00000000">
            <w:pPr>
              <w:spacing w:before="40" w:after="40"/>
            </w:pPr>
            <w:r>
              <w:rPr>
                <w:color w:val="1A1A2E"/>
                <w:sz w:val="20"/>
                <w:szCs w:val="20"/>
              </w:rPr>
              <w:t>Witness disconnects mid-session: Session auto-saves at last complete exchange. Resumes from exact point when witness reconnects.</w:t>
            </w:r>
          </w:p>
        </w:tc>
      </w:tr>
      <w:tr w:rsidR="00A05C83" w14:paraId="7BA9B32E" w14:textId="77777777">
        <w:tblPrEx>
          <w:tblCellMar>
            <w:top w:w="0" w:type="dxa"/>
            <w:bottom w:w="0" w:type="dxa"/>
          </w:tblCellMar>
        </w:tblPrEx>
        <w:tc>
          <w:tcPr>
            <w:tcW w:w="0" w:type="auto"/>
            <w:tcBorders>
              <w:top w:val="single" w:sz="1" w:space="0" w:color="FFA500"/>
              <w:left w:val="single" w:sz="1" w:space="0" w:color="FFA500"/>
              <w:bottom w:val="single" w:sz="1" w:space="0" w:color="FFA500"/>
              <w:right w:val="single" w:sz="1" w:space="0" w:color="FFA500"/>
            </w:tcBorders>
            <w:shd w:val="clear" w:color="auto" w:fill="F8F9FA"/>
            <w:tcMar>
              <w:top w:w="100" w:type="dxa"/>
              <w:left w:w="150" w:type="dxa"/>
              <w:bottom w:w="100" w:type="dxa"/>
              <w:right w:w="150" w:type="dxa"/>
            </w:tcMar>
          </w:tcPr>
          <w:p w14:paraId="03F22608" w14:textId="77777777" w:rsidR="00A05C83" w:rsidRDefault="00000000">
            <w:pPr>
              <w:spacing w:before="40" w:after="40"/>
            </w:pPr>
            <w:r>
              <w:rPr>
                <w:color w:val="1A1A2E"/>
                <w:sz w:val="20"/>
                <w:szCs w:val="20"/>
              </w:rPr>
              <w:t>Zero inconsistencies found: System confirms 'No contradictions detected with uploaded prior statements' — not a blank screen.</w:t>
            </w:r>
          </w:p>
        </w:tc>
      </w:tr>
    </w:tbl>
    <w:p w14:paraId="384BE758" w14:textId="77777777" w:rsidR="00A05C83" w:rsidRDefault="00A05C83">
      <w:pPr>
        <w:spacing w:before="120"/>
      </w:pPr>
    </w:p>
    <w:p w14:paraId="52F6E9B8" w14:textId="77777777" w:rsidR="00A05C83" w:rsidRDefault="00000000">
      <w:pPr>
        <w:pStyle w:val="Heading2"/>
      </w:pPr>
      <w:r>
        <w:t>Scenario B: Multi-Session Progress — Employment Discrimination Case</w:t>
      </w:r>
    </w:p>
    <w:p w14:paraId="65710E02" w14:textId="77777777" w:rsidR="00A05C83" w:rsidRDefault="00000000">
      <w:pPr>
        <w:spacing w:before="60" w:after="100"/>
      </w:pPr>
      <w:r>
        <w:rPr>
          <w:color w:val="1A1A2E"/>
        </w:rPr>
        <w:t>Context: Sarah (partner) is preparing a key corporate witness for a high-stakes employment discrimination matter. The witness failed a mock prep session 2 weeks ago. This is Session 3.</w:t>
      </w:r>
    </w:p>
    <w:p w14:paraId="3D335E95" w14:textId="77777777" w:rsidR="00A05C83" w:rsidRDefault="00A05C83">
      <w:pPr>
        <w:spacing w:before="60"/>
      </w:pPr>
    </w:p>
    <w:p w14:paraId="76C05DA1" w14:textId="77777777" w:rsidR="00A05C83" w:rsidRDefault="00000000">
      <w:pPr>
        <w:pStyle w:val="ListParagraph"/>
        <w:numPr>
          <w:ilvl w:val="0"/>
          <w:numId w:val="3"/>
        </w:numPr>
        <w:spacing w:before="40" w:after="60"/>
      </w:pPr>
      <w:r>
        <w:rPr>
          <w:color w:val="1A1A2E"/>
          <w:sz w:val="21"/>
          <w:szCs w:val="21"/>
        </w:rPr>
        <w:t>Sarah opens witness profile for James Okafor, VP of HR.</w:t>
      </w:r>
    </w:p>
    <w:p w14:paraId="4CD4F215" w14:textId="77777777" w:rsidR="00A05C83" w:rsidRDefault="00000000">
      <w:pPr>
        <w:pStyle w:val="ListParagraph"/>
        <w:numPr>
          <w:ilvl w:val="0"/>
          <w:numId w:val="3"/>
        </w:numPr>
        <w:spacing w:before="40" w:after="60"/>
      </w:pPr>
      <w:r>
        <w:rPr>
          <w:color w:val="1A1A2E"/>
          <w:sz w:val="21"/>
          <w:szCs w:val="21"/>
        </w:rPr>
        <w:t>System displays: Session 1 score: 44/100 | Session 2 score: 61/100 | Trend: +17 pts. Weak areas flagged: Promotion decisions timeline, Documentation practices.</w:t>
      </w:r>
    </w:p>
    <w:p w14:paraId="2057EE91" w14:textId="77777777" w:rsidR="00A05C83" w:rsidRDefault="00000000">
      <w:pPr>
        <w:pStyle w:val="ListParagraph"/>
        <w:numPr>
          <w:ilvl w:val="0"/>
          <w:numId w:val="3"/>
        </w:numPr>
        <w:spacing w:before="40" w:after="60"/>
      </w:pPr>
      <w:r>
        <w:rPr>
          <w:color w:val="1A1A2E"/>
          <w:sz w:val="21"/>
          <w:szCs w:val="21"/>
        </w:rPr>
        <w:t>Sarah configures Session 3 to focus on weak areas. Interrogator Agent is automatically pre-briefed on James's known inconsistencies from prior sessions.</w:t>
      </w:r>
    </w:p>
    <w:p w14:paraId="6867E978" w14:textId="77777777" w:rsidR="00A05C83" w:rsidRDefault="00000000">
      <w:pPr>
        <w:pStyle w:val="ListParagraph"/>
        <w:numPr>
          <w:ilvl w:val="0"/>
          <w:numId w:val="3"/>
        </w:numPr>
        <w:spacing w:before="40" w:after="60"/>
      </w:pPr>
      <w:r>
        <w:rPr>
          <w:color w:val="1A1A2E"/>
          <w:sz w:val="21"/>
          <w:szCs w:val="21"/>
        </w:rPr>
        <w:t>Session runs. Interrogator targets promotion timeline harder than previous sessions — James now answers with precision.</w:t>
      </w:r>
    </w:p>
    <w:p w14:paraId="757494A8" w14:textId="77777777" w:rsidR="00A05C83" w:rsidRDefault="00000000">
      <w:pPr>
        <w:pStyle w:val="ListParagraph"/>
        <w:numPr>
          <w:ilvl w:val="0"/>
          <w:numId w:val="3"/>
        </w:numPr>
        <w:spacing w:before="40" w:after="60"/>
      </w:pPr>
      <w:r>
        <w:rPr>
          <w:color w:val="1A1A2E"/>
          <w:sz w:val="21"/>
          <w:szCs w:val="21"/>
        </w:rPr>
        <w:t>Session 3 complete. Score: 79/100 — improvement of 35 points from Session 1.</w:t>
      </w:r>
    </w:p>
    <w:p w14:paraId="1477D8BC" w14:textId="77777777" w:rsidR="00A05C83" w:rsidRDefault="00000000">
      <w:pPr>
        <w:pStyle w:val="ListParagraph"/>
        <w:numPr>
          <w:ilvl w:val="0"/>
          <w:numId w:val="3"/>
        </w:numPr>
        <w:spacing w:before="40" w:after="60"/>
      </w:pPr>
      <w:r>
        <w:rPr>
          <w:color w:val="1A1A2E"/>
          <w:sz w:val="21"/>
          <w:szCs w:val="21"/>
        </w:rPr>
        <w:t>System flags: 'Witness shows strong improvement. 1 remaining risk area: documentation dates. Recommend 1 additional focused session.'</w:t>
      </w:r>
    </w:p>
    <w:p w14:paraId="54C266C2" w14:textId="77777777" w:rsidR="00A05C83" w:rsidRDefault="00000000">
      <w:pPr>
        <w:pStyle w:val="ListParagraph"/>
        <w:numPr>
          <w:ilvl w:val="0"/>
          <w:numId w:val="3"/>
        </w:numPr>
        <w:spacing w:before="40" w:after="60"/>
      </w:pPr>
      <w:r>
        <w:rPr>
          <w:color w:val="1A1A2E"/>
          <w:sz w:val="21"/>
          <w:szCs w:val="21"/>
        </w:rPr>
        <w:t>Sarah exports progress report showing all three session scores. Uses it in partner call to recommend proceeding to trial rather than settling.</w:t>
      </w:r>
    </w:p>
    <w:p w14:paraId="40ECFEBD" w14:textId="77777777" w:rsidR="00A05C83" w:rsidRDefault="00A05C8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5C83" w14:paraId="065C4B06" w14:textId="77777777">
        <w:tblPrEx>
          <w:tblCellMar>
            <w:top w:w="0" w:type="dxa"/>
            <w:bottom w:w="0" w:type="dxa"/>
          </w:tblCellMar>
        </w:tblPrEx>
        <w:tc>
          <w:tcPr>
            <w:tcW w:w="0" w:type="auto"/>
            <w:tcBorders>
              <w:top w:val="single" w:sz="1" w:space="0" w:color="FFA500"/>
              <w:left w:val="single" w:sz="1" w:space="0" w:color="FFA500"/>
              <w:bottom w:val="single" w:sz="1" w:space="0" w:color="FFA500"/>
              <w:right w:val="single" w:sz="1" w:space="0" w:color="FFA500"/>
            </w:tcBorders>
            <w:shd w:val="clear" w:color="auto" w:fill="FFA500"/>
            <w:tcMar>
              <w:top w:w="100" w:type="dxa"/>
              <w:left w:w="150" w:type="dxa"/>
              <w:bottom w:w="100" w:type="dxa"/>
              <w:right w:w="150" w:type="dxa"/>
            </w:tcMar>
          </w:tcPr>
          <w:p w14:paraId="5EF55F77" w14:textId="77777777" w:rsidR="00A05C83" w:rsidRDefault="00000000">
            <w:r>
              <w:rPr>
                <w:b/>
                <w:bCs/>
                <w:color w:val="FFFFFF"/>
              </w:rPr>
              <w:t>Edge Cases — Scenario B</w:t>
            </w:r>
          </w:p>
        </w:tc>
      </w:tr>
      <w:tr w:rsidR="00A05C83" w14:paraId="0C34E49A" w14:textId="77777777">
        <w:tblPrEx>
          <w:tblCellMar>
            <w:top w:w="0" w:type="dxa"/>
            <w:bottom w:w="0" w:type="dxa"/>
          </w:tblCellMar>
        </w:tblPrEx>
        <w:tc>
          <w:tcPr>
            <w:tcW w:w="0" w:type="auto"/>
            <w:tcBorders>
              <w:top w:val="single" w:sz="1" w:space="0" w:color="FFA500"/>
              <w:left w:val="single" w:sz="1" w:space="0" w:color="FFA500"/>
              <w:bottom w:val="single" w:sz="1" w:space="0" w:color="FFA500"/>
              <w:right w:val="single" w:sz="1" w:space="0" w:color="FFA500"/>
            </w:tcBorders>
            <w:shd w:val="clear" w:color="auto" w:fill="F8F9FA"/>
            <w:tcMar>
              <w:top w:w="100" w:type="dxa"/>
              <w:left w:w="150" w:type="dxa"/>
              <w:bottom w:w="100" w:type="dxa"/>
              <w:right w:w="150" w:type="dxa"/>
            </w:tcMar>
          </w:tcPr>
          <w:p w14:paraId="1DB6E326" w14:textId="77777777" w:rsidR="00A05C83" w:rsidRDefault="00000000">
            <w:pPr>
              <w:spacing w:before="40" w:after="40"/>
            </w:pPr>
            <w:r>
              <w:rPr>
                <w:color w:val="1A1A2E"/>
                <w:sz w:val="20"/>
                <w:szCs w:val="20"/>
              </w:rPr>
              <w:t>No improvement after 3 sessions: System flags 'Witness improvement plateau detected.' Prompts attorney to review witness coaching strategy or consider settlement implications.</w:t>
            </w:r>
          </w:p>
        </w:tc>
      </w:tr>
      <w:tr w:rsidR="00A05C83" w14:paraId="04369346" w14:textId="77777777">
        <w:tblPrEx>
          <w:tblCellMar>
            <w:top w:w="0" w:type="dxa"/>
            <w:bottom w:w="0" w:type="dxa"/>
          </w:tblCellMar>
        </w:tblPrEx>
        <w:tc>
          <w:tcPr>
            <w:tcW w:w="0" w:type="auto"/>
            <w:tcBorders>
              <w:top w:val="single" w:sz="1" w:space="0" w:color="FFA500"/>
              <w:left w:val="single" w:sz="1" w:space="0" w:color="FFA500"/>
              <w:bottom w:val="single" w:sz="1" w:space="0" w:color="FFA500"/>
              <w:right w:val="single" w:sz="1" w:space="0" w:color="FFA500"/>
            </w:tcBorders>
            <w:shd w:val="clear" w:color="auto" w:fill="F8F9FA"/>
            <w:tcMar>
              <w:top w:w="100" w:type="dxa"/>
              <w:left w:w="150" w:type="dxa"/>
              <w:bottom w:w="100" w:type="dxa"/>
              <w:right w:w="150" w:type="dxa"/>
            </w:tcMar>
          </w:tcPr>
          <w:p w14:paraId="64329979" w14:textId="77777777" w:rsidR="00A05C83" w:rsidRDefault="00000000">
            <w:pPr>
              <w:spacing w:before="40" w:after="40"/>
            </w:pPr>
            <w:r>
              <w:rPr>
                <w:color w:val="1A1A2E"/>
                <w:sz w:val="20"/>
                <w:szCs w:val="20"/>
              </w:rPr>
              <w:t>Conflicting prior statements across sessions: If witness gives answer in Session 3 that contradicts Session 2 answer (not just the uploaded docs), system notes intra-session drift.</w:t>
            </w:r>
          </w:p>
        </w:tc>
      </w:tr>
    </w:tbl>
    <w:p w14:paraId="3CBC8F84" w14:textId="77777777" w:rsidR="00A05C83" w:rsidRDefault="00A05C83">
      <w:pPr>
        <w:spacing w:before="120"/>
      </w:pPr>
    </w:p>
    <w:p w14:paraId="28DA7F70" w14:textId="77777777" w:rsidR="00A05C83" w:rsidRDefault="00000000">
      <w:pPr>
        <w:pStyle w:val="Heading2"/>
      </w:pPr>
      <w:r>
        <w:t>Scenario C: Objection Copilot Training Mode</w:t>
      </w:r>
    </w:p>
    <w:p w14:paraId="6157C646" w14:textId="77777777" w:rsidR="00A05C83" w:rsidRDefault="00000000">
      <w:pPr>
        <w:spacing w:before="60" w:after="100"/>
      </w:pPr>
      <w:r>
        <w:rPr>
          <w:color w:val="1A1A2E"/>
        </w:rPr>
        <w:t>Context: A junior associate uses VERDICT to train themselves on FRE objection rules, running a simulation where they must identify objectionable questions before the AI flags them.</w:t>
      </w:r>
    </w:p>
    <w:p w14:paraId="7F5E5C6B" w14:textId="77777777" w:rsidR="00A05C83" w:rsidRDefault="00A05C83">
      <w:pPr>
        <w:spacing w:before="60"/>
      </w:pPr>
    </w:p>
    <w:p w14:paraId="620C71C6" w14:textId="77777777" w:rsidR="00A05C83" w:rsidRDefault="00000000">
      <w:pPr>
        <w:pStyle w:val="ListParagraph"/>
        <w:numPr>
          <w:ilvl w:val="0"/>
          <w:numId w:val="3"/>
        </w:numPr>
        <w:spacing w:before="40" w:after="60"/>
      </w:pPr>
      <w:r>
        <w:rPr>
          <w:color w:val="1A1A2E"/>
          <w:sz w:val="21"/>
          <w:szCs w:val="21"/>
        </w:rPr>
        <w:t>Associate starts 'Training Mode' — a variant where objection alerts are hidden for 3 seconds, giving the associate time to call the objection first.</w:t>
      </w:r>
    </w:p>
    <w:p w14:paraId="1275B158" w14:textId="77777777" w:rsidR="00A05C83" w:rsidRDefault="00000000">
      <w:pPr>
        <w:pStyle w:val="ListParagraph"/>
        <w:numPr>
          <w:ilvl w:val="0"/>
          <w:numId w:val="3"/>
        </w:numPr>
        <w:spacing w:before="40" w:after="60"/>
      </w:pPr>
      <w:r>
        <w:rPr>
          <w:color w:val="1A1A2E"/>
          <w:sz w:val="21"/>
          <w:szCs w:val="21"/>
        </w:rPr>
        <w:t>Interrogator asks a compound question. Associate types 'Compound' in the objection field. System confirms correct within 0.5s. Score: +10 pts.</w:t>
      </w:r>
    </w:p>
    <w:p w14:paraId="48212C79" w14:textId="77777777" w:rsidR="00A05C83" w:rsidRDefault="00000000">
      <w:pPr>
        <w:pStyle w:val="ListParagraph"/>
        <w:numPr>
          <w:ilvl w:val="0"/>
          <w:numId w:val="3"/>
        </w:numPr>
        <w:spacing w:before="40" w:after="60"/>
      </w:pPr>
      <w:r>
        <w:rPr>
          <w:color w:val="1A1A2E"/>
          <w:sz w:val="21"/>
          <w:szCs w:val="21"/>
        </w:rPr>
        <w:t>Interrogator asks a hearsay question. Associate calls 'Leading.' System reveals: 'Objection Copilot classified this as HEARSAY (FRE 801) — the question asks about what a third party said out of court for truth of matter asserted.'</w:t>
      </w:r>
    </w:p>
    <w:p w14:paraId="3BB3FDF1" w14:textId="77777777" w:rsidR="00A05C83" w:rsidRDefault="00000000">
      <w:pPr>
        <w:pStyle w:val="ListParagraph"/>
        <w:numPr>
          <w:ilvl w:val="0"/>
          <w:numId w:val="3"/>
        </w:numPr>
        <w:spacing w:before="40" w:after="60"/>
      </w:pPr>
      <w:r>
        <w:rPr>
          <w:color w:val="1A1A2E"/>
          <w:sz w:val="21"/>
          <w:szCs w:val="21"/>
        </w:rPr>
        <w:t>End of 30-min training session: Associate receives Objection Accuracy Report — which types they get right vs. miss, FRE rule explanations for each miss.</w:t>
      </w:r>
    </w:p>
    <w:p w14:paraId="0321D42E" w14:textId="77777777" w:rsidR="00A05C83" w:rsidRDefault="00A05C8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5C83" w14:paraId="75DE2336" w14:textId="77777777">
        <w:tblPrEx>
          <w:tblCellMar>
            <w:top w:w="0" w:type="dxa"/>
            <w:bottom w:w="0" w:type="dxa"/>
          </w:tblCellMar>
        </w:tblPrEx>
        <w:tc>
          <w:tcPr>
            <w:tcW w:w="0" w:type="auto"/>
            <w:tcBorders>
              <w:top w:val="single" w:sz="1" w:space="0" w:color="FFA500"/>
              <w:left w:val="single" w:sz="1" w:space="0" w:color="FFA500"/>
              <w:bottom w:val="single" w:sz="1" w:space="0" w:color="FFA500"/>
              <w:right w:val="single" w:sz="1" w:space="0" w:color="FFA500"/>
            </w:tcBorders>
            <w:shd w:val="clear" w:color="auto" w:fill="FFA500"/>
            <w:tcMar>
              <w:top w:w="100" w:type="dxa"/>
              <w:left w:w="150" w:type="dxa"/>
              <w:bottom w:w="100" w:type="dxa"/>
              <w:right w:w="150" w:type="dxa"/>
            </w:tcMar>
          </w:tcPr>
          <w:p w14:paraId="43D5A315" w14:textId="77777777" w:rsidR="00A05C83" w:rsidRDefault="00000000">
            <w:r>
              <w:rPr>
                <w:b/>
                <w:bCs/>
                <w:color w:val="FFFFFF"/>
              </w:rPr>
              <w:t>Edge Cases — Scenario C</w:t>
            </w:r>
          </w:p>
        </w:tc>
      </w:tr>
      <w:tr w:rsidR="00A05C83" w14:paraId="39CE137D" w14:textId="77777777">
        <w:tblPrEx>
          <w:tblCellMar>
            <w:top w:w="0" w:type="dxa"/>
            <w:bottom w:w="0" w:type="dxa"/>
          </w:tblCellMar>
        </w:tblPrEx>
        <w:tc>
          <w:tcPr>
            <w:tcW w:w="0" w:type="auto"/>
            <w:tcBorders>
              <w:top w:val="single" w:sz="1" w:space="0" w:color="FFA500"/>
              <w:left w:val="single" w:sz="1" w:space="0" w:color="FFA500"/>
              <w:bottom w:val="single" w:sz="1" w:space="0" w:color="FFA500"/>
              <w:right w:val="single" w:sz="1" w:space="0" w:color="FFA500"/>
            </w:tcBorders>
            <w:shd w:val="clear" w:color="auto" w:fill="F8F9FA"/>
            <w:tcMar>
              <w:top w:w="100" w:type="dxa"/>
              <w:left w:w="150" w:type="dxa"/>
              <w:bottom w:w="100" w:type="dxa"/>
              <w:right w:w="150" w:type="dxa"/>
            </w:tcMar>
          </w:tcPr>
          <w:p w14:paraId="65F9C381" w14:textId="77777777" w:rsidR="00A05C83" w:rsidRDefault="00000000">
            <w:pPr>
              <w:spacing w:before="40" w:after="40"/>
            </w:pPr>
            <w:r>
              <w:rPr>
                <w:color w:val="1A1A2E"/>
                <w:sz w:val="20"/>
                <w:szCs w:val="20"/>
              </w:rPr>
              <w:t>Borderline questions: Some questions are objectionable on multiple grounds. System accepts any valid objection type and shows all applicable FRE rules after reveal.</w:t>
            </w:r>
          </w:p>
        </w:tc>
      </w:tr>
      <w:tr w:rsidR="00A05C83" w14:paraId="5AB50715" w14:textId="77777777">
        <w:tblPrEx>
          <w:tblCellMar>
            <w:top w:w="0" w:type="dxa"/>
            <w:bottom w:w="0" w:type="dxa"/>
          </w:tblCellMar>
        </w:tblPrEx>
        <w:tc>
          <w:tcPr>
            <w:tcW w:w="0" w:type="auto"/>
            <w:tcBorders>
              <w:top w:val="single" w:sz="1" w:space="0" w:color="FFA500"/>
              <w:left w:val="single" w:sz="1" w:space="0" w:color="FFA500"/>
              <w:bottom w:val="single" w:sz="1" w:space="0" w:color="FFA500"/>
              <w:right w:val="single" w:sz="1" w:space="0" w:color="FFA500"/>
            </w:tcBorders>
            <w:shd w:val="clear" w:color="auto" w:fill="F8F9FA"/>
            <w:tcMar>
              <w:top w:w="100" w:type="dxa"/>
              <w:left w:w="150" w:type="dxa"/>
              <w:bottom w:w="100" w:type="dxa"/>
              <w:right w:w="150" w:type="dxa"/>
            </w:tcMar>
          </w:tcPr>
          <w:p w14:paraId="31CE8445" w14:textId="77777777" w:rsidR="00A05C83" w:rsidRDefault="00000000">
            <w:pPr>
              <w:spacing w:before="40" w:after="40"/>
            </w:pPr>
            <w:r>
              <w:rPr>
                <w:color w:val="1A1A2E"/>
                <w:sz w:val="20"/>
                <w:szCs w:val="20"/>
              </w:rPr>
              <w:t>Associate calls objection that does not apply: System explains why the objection would not succeed at this question, without dismissing the attempt — 'Close, but FRE 611 applies to questions that suggest a specific answer, not questions that are merely uncomfortable for the witness.'</w:t>
            </w:r>
          </w:p>
        </w:tc>
      </w:tr>
    </w:tbl>
    <w:p w14:paraId="6DDD9D6C" w14:textId="77777777" w:rsidR="00A05C83" w:rsidRDefault="00A05C83">
      <w:pPr>
        <w:spacing w:before="120"/>
      </w:pPr>
    </w:p>
    <w:p w14:paraId="69ED2E8B" w14:textId="77777777" w:rsidR="00A05C83" w:rsidRDefault="00000000">
      <w:pPr>
        <w:pStyle w:val="Heading1"/>
        <w:pBdr>
          <w:bottom w:val="single" w:sz="6" w:space="4" w:color="E94560"/>
        </w:pBdr>
      </w:pPr>
      <w:r>
        <w:t>8. Non-Functional Requirements</w:t>
      </w:r>
    </w:p>
    <w:p w14:paraId="4B1F8381" w14:textId="77777777" w:rsidR="00A05C83" w:rsidRDefault="00A05C83">
      <w:pPr>
        <w:spacing w:before="60"/>
      </w:pPr>
    </w:p>
    <w:p w14:paraId="1304D31E" w14:textId="77777777" w:rsidR="00A05C83" w:rsidRDefault="00000000">
      <w:pPr>
        <w:pStyle w:val="Heading2"/>
      </w:pPr>
      <w:r>
        <w:t>8.1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5"/>
        <w:gridCol w:w="1694"/>
        <w:gridCol w:w="2817"/>
        <w:gridCol w:w="2664"/>
      </w:tblGrid>
      <w:tr w:rsidR="00A05C83" w14:paraId="2DD2D4C5" w14:textId="77777777">
        <w:tblPrEx>
          <w:tblCellMar>
            <w:top w:w="0" w:type="dxa"/>
            <w:bottom w:w="0" w:type="dxa"/>
          </w:tblCellMar>
        </w:tblPrEx>
        <w:trPr>
          <w:tblHeader/>
        </w:trPr>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3B23E4EA" w14:textId="77777777" w:rsidR="00A05C83" w:rsidRDefault="00000000">
            <w:r>
              <w:rPr>
                <w:b/>
                <w:bCs/>
                <w:color w:val="FFFFFF"/>
                <w:sz w:val="19"/>
                <w:szCs w:val="19"/>
              </w:rPr>
              <w:t>Metric</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6B11B5A1" w14:textId="77777777" w:rsidR="00A05C83" w:rsidRDefault="00000000">
            <w:r>
              <w:rPr>
                <w:b/>
                <w:bCs/>
                <w:color w:val="FFFFFF"/>
                <w:sz w:val="19"/>
                <w:szCs w:val="19"/>
              </w:rPr>
              <w:t>Baseline</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2171CC6A" w14:textId="77777777" w:rsidR="00A05C83" w:rsidRDefault="00000000">
            <w:r>
              <w:rPr>
                <w:b/>
                <w:bCs/>
                <w:color w:val="FFFFFF"/>
                <w:sz w:val="19"/>
                <w:szCs w:val="19"/>
              </w:rPr>
              <w:t>Target</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25BBB9C7" w14:textId="77777777" w:rsidR="00A05C83" w:rsidRDefault="00000000">
            <w:r>
              <w:rPr>
                <w:b/>
                <w:bCs/>
                <w:color w:val="FFFFFF"/>
                <w:sz w:val="19"/>
                <w:szCs w:val="19"/>
              </w:rPr>
              <w:t>Measurement Method</w:t>
            </w:r>
          </w:p>
        </w:tc>
      </w:tr>
      <w:tr w:rsidR="00A05C83" w14:paraId="241E39EC"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0C395C5E" w14:textId="77777777" w:rsidR="00A05C83" w:rsidRDefault="00000000">
            <w:pPr>
              <w:spacing w:before="30" w:after="30"/>
            </w:pPr>
            <w:r>
              <w:rPr>
                <w:color w:val="1A1A2E"/>
                <w:sz w:val="18"/>
                <w:szCs w:val="18"/>
              </w:rPr>
              <w:t>Objection Copilot alert latency</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0F992A9D" w14:textId="77777777" w:rsidR="00A05C83" w:rsidRDefault="00000000">
            <w:pPr>
              <w:spacing w:before="30" w:after="30"/>
            </w:pPr>
            <w:r>
              <w:rPr>
                <w:color w:val="1A1A2E"/>
                <w:sz w:val="18"/>
                <w:szCs w:val="18"/>
              </w:rPr>
              <w:t>Unbounded (manual)</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02047FD0" w14:textId="77777777" w:rsidR="00A05C83" w:rsidRDefault="00000000">
            <w:pPr>
              <w:spacing w:before="30" w:after="30"/>
            </w:pPr>
            <w:r>
              <w:rPr>
                <w:color w:val="1A1A2E"/>
                <w:sz w:val="18"/>
                <w:szCs w:val="18"/>
              </w:rPr>
              <w:t>&lt; 1.5 seconds from question delivery</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01A7F993" w14:textId="77777777" w:rsidR="00A05C83" w:rsidRDefault="00000000">
            <w:pPr>
              <w:spacing w:before="30" w:after="30"/>
            </w:pPr>
            <w:r>
              <w:rPr>
                <w:color w:val="1A1A2E"/>
                <w:sz w:val="18"/>
                <w:szCs w:val="18"/>
              </w:rPr>
              <w:t>Synthetic benchmark: 1,000 question tests</w:t>
            </w:r>
          </w:p>
        </w:tc>
      </w:tr>
      <w:tr w:rsidR="00A05C83" w14:paraId="10A79160"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36A0E214" w14:textId="77777777" w:rsidR="00A05C83" w:rsidRDefault="00000000">
            <w:pPr>
              <w:spacing w:before="30" w:after="30"/>
            </w:pPr>
            <w:r>
              <w:rPr>
                <w:color w:val="1A1A2E"/>
                <w:sz w:val="18"/>
                <w:szCs w:val="18"/>
              </w:rPr>
              <w:t>Inconsistency Detector latency</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550DEDAC" w14:textId="77777777" w:rsidR="00A05C83" w:rsidRDefault="00000000">
            <w:pPr>
              <w:spacing w:before="30" w:after="30"/>
            </w:pPr>
            <w:r>
              <w:rPr>
                <w:color w:val="1A1A2E"/>
                <w:sz w:val="18"/>
                <w:szCs w:val="18"/>
              </w:rPr>
              <w:t>Unbounded (manual)</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1263BDE6" w14:textId="77777777" w:rsidR="00A05C83" w:rsidRDefault="00000000">
            <w:pPr>
              <w:spacing w:before="30" w:after="30"/>
            </w:pPr>
            <w:r>
              <w:rPr>
                <w:color w:val="1A1A2E"/>
                <w:sz w:val="18"/>
                <w:szCs w:val="18"/>
              </w:rPr>
              <w:t>&lt; 4 seconds from answer completion</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1778CEF0" w14:textId="77777777" w:rsidR="00A05C83" w:rsidRDefault="00000000">
            <w:pPr>
              <w:spacing w:before="30" w:after="30"/>
            </w:pPr>
            <w:r>
              <w:rPr>
                <w:color w:val="1A1A2E"/>
                <w:sz w:val="18"/>
                <w:szCs w:val="18"/>
              </w:rPr>
              <w:t>End-to-end timing in staging environment</w:t>
            </w:r>
          </w:p>
        </w:tc>
      </w:tr>
      <w:tr w:rsidR="00A05C83" w14:paraId="798E1264"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0780CE98" w14:textId="77777777" w:rsidR="00A05C83" w:rsidRDefault="00000000">
            <w:pPr>
              <w:spacing w:before="30" w:after="30"/>
            </w:pPr>
            <w:r>
              <w:rPr>
                <w:color w:val="1A1A2E"/>
                <w:sz w:val="18"/>
                <w:szCs w:val="18"/>
              </w:rPr>
              <w:t>Document ingestion (500 pages)</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738251F7" w14:textId="77777777" w:rsidR="00A05C83" w:rsidRDefault="00000000">
            <w:pPr>
              <w:spacing w:before="30" w:after="30"/>
            </w:pPr>
            <w:r>
              <w:rPr>
                <w:color w:val="1A1A2E"/>
                <w:sz w:val="18"/>
                <w:szCs w:val="18"/>
              </w:rPr>
              <w:t>Hours (manual review)</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698F6C23" w14:textId="77777777" w:rsidR="00A05C83" w:rsidRDefault="00000000">
            <w:pPr>
              <w:spacing w:before="30" w:after="30"/>
            </w:pPr>
            <w:r>
              <w:rPr>
                <w:color w:val="1A1A2E"/>
                <w:sz w:val="18"/>
                <w:szCs w:val="18"/>
              </w:rPr>
              <w:t>&lt; 3 minutes</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3E345AD9" w14:textId="77777777" w:rsidR="00A05C83" w:rsidRDefault="00000000">
            <w:pPr>
              <w:spacing w:before="30" w:after="30"/>
            </w:pPr>
            <w:r>
              <w:rPr>
                <w:color w:val="1A1A2E"/>
                <w:sz w:val="18"/>
                <w:szCs w:val="18"/>
              </w:rPr>
              <w:t>Automated ingestion benchmark test</w:t>
            </w:r>
          </w:p>
        </w:tc>
      </w:tr>
      <w:tr w:rsidR="00A05C83" w14:paraId="3F84074A"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5A64852E" w14:textId="77777777" w:rsidR="00A05C83" w:rsidRDefault="00000000">
            <w:pPr>
              <w:spacing w:before="30" w:after="30"/>
            </w:pPr>
            <w:r>
              <w:rPr>
                <w:color w:val="1A1A2E"/>
                <w:sz w:val="18"/>
                <w:szCs w:val="18"/>
              </w:rPr>
              <w:t>Coaching brief generation</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5D56237B" w14:textId="77777777" w:rsidR="00A05C83" w:rsidRDefault="00000000">
            <w:pPr>
              <w:spacing w:before="30" w:after="30"/>
            </w:pPr>
            <w:r>
              <w:rPr>
                <w:color w:val="1A1A2E"/>
                <w:sz w:val="18"/>
                <w:szCs w:val="18"/>
              </w:rPr>
              <w:t>2–4 hours (manual)</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4C9C037E" w14:textId="77777777" w:rsidR="00A05C83" w:rsidRDefault="00000000">
            <w:pPr>
              <w:spacing w:before="30" w:after="30"/>
            </w:pPr>
            <w:r>
              <w:rPr>
                <w:color w:val="1A1A2E"/>
                <w:sz w:val="18"/>
                <w:szCs w:val="18"/>
              </w:rPr>
              <w:t>&lt; 3 minutes</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183EE280" w14:textId="77777777" w:rsidR="00A05C83" w:rsidRDefault="00000000">
            <w:pPr>
              <w:spacing w:before="30" w:after="30"/>
            </w:pPr>
            <w:r>
              <w:rPr>
                <w:color w:val="1A1A2E"/>
                <w:sz w:val="18"/>
                <w:szCs w:val="18"/>
              </w:rPr>
              <w:t>System timestamps on 50 test sessions</w:t>
            </w:r>
          </w:p>
        </w:tc>
      </w:tr>
      <w:tr w:rsidR="00A05C83" w14:paraId="09D54A53"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471883F7" w14:textId="77777777" w:rsidR="00A05C83" w:rsidRDefault="00000000">
            <w:pPr>
              <w:spacing w:before="30" w:after="30"/>
            </w:pPr>
            <w:r>
              <w:rPr>
                <w:color w:val="1A1A2E"/>
                <w:sz w:val="18"/>
                <w:szCs w:val="18"/>
              </w:rPr>
              <w:t>ElevenLabs question delivery</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128B6BA8" w14:textId="77777777" w:rsidR="00A05C83" w:rsidRDefault="00000000">
            <w:pPr>
              <w:spacing w:before="30" w:after="30"/>
            </w:pPr>
            <w:r>
              <w:rPr>
                <w:color w:val="1A1A2E"/>
                <w:sz w:val="18"/>
                <w:szCs w:val="18"/>
              </w:rPr>
              <w:t>N/A</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09ADC61B" w14:textId="77777777" w:rsidR="00A05C83" w:rsidRDefault="00000000">
            <w:pPr>
              <w:spacing w:before="30" w:after="30"/>
            </w:pPr>
            <w:r>
              <w:rPr>
                <w:color w:val="1A1A2E"/>
                <w:sz w:val="18"/>
                <w:szCs w:val="18"/>
              </w:rPr>
              <w:t>&lt; 2 seconds from generation to audio start</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6A95A484" w14:textId="77777777" w:rsidR="00A05C83" w:rsidRDefault="00000000">
            <w:pPr>
              <w:spacing w:before="30" w:after="30"/>
            </w:pPr>
            <w:r>
              <w:rPr>
                <w:color w:val="1A1A2E"/>
                <w:sz w:val="18"/>
                <w:szCs w:val="18"/>
              </w:rPr>
              <w:t>Audio latency measurement per session</w:t>
            </w:r>
          </w:p>
        </w:tc>
      </w:tr>
      <w:tr w:rsidR="00A05C83" w14:paraId="23AD7261"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56911AFB" w14:textId="77777777" w:rsidR="00A05C83" w:rsidRDefault="00000000">
            <w:pPr>
              <w:spacing w:before="30" w:after="30"/>
            </w:pPr>
            <w:r>
              <w:rPr>
                <w:color w:val="1A1A2E"/>
                <w:sz w:val="18"/>
                <w:szCs w:val="18"/>
              </w:rPr>
              <w:t>Concurrent session capacity</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17C4FE4E" w14:textId="77777777" w:rsidR="00A05C83" w:rsidRDefault="00000000">
            <w:pPr>
              <w:spacing w:before="30" w:after="30"/>
            </w:pPr>
            <w:r>
              <w:rPr>
                <w:color w:val="1A1A2E"/>
                <w:sz w:val="18"/>
                <w:szCs w:val="18"/>
              </w:rPr>
              <w:t>N/A</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7B5CB81F" w14:textId="77777777" w:rsidR="00A05C83" w:rsidRDefault="00000000">
            <w:pPr>
              <w:spacing w:before="30" w:after="30"/>
            </w:pPr>
            <w:r>
              <w:rPr>
                <w:color w:val="1A1A2E"/>
                <w:sz w:val="18"/>
                <w:szCs w:val="18"/>
              </w:rPr>
              <w:t>≥ 20 simultaneous sessions without degradation</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2F106989" w14:textId="77777777" w:rsidR="00A05C83" w:rsidRDefault="00000000">
            <w:pPr>
              <w:spacing w:before="30" w:after="30"/>
            </w:pPr>
            <w:r>
              <w:rPr>
                <w:color w:val="1A1A2E"/>
                <w:sz w:val="18"/>
                <w:szCs w:val="18"/>
              </w:rPr>
              <w:t>Load test in pre-prod environment</w:t>
            </w:r>
          </w:p>
        </w:tc>
      </w:tr>
    </w:tbl>
    <w:p w14:paraId="5009C343" w14:textId="77777777" w:rsidR="00A05C83" w:rsidRDefault="00A05C83">
      <w:pPr>
        <w:spacing w:before="80"/>
      </w:pPr>
    </w:p>
    <w:p w14:paraId="2194BAE2" w14:textId="77777777" w:rsidR="00A05C83" w:rsidRDefault="00000000">
      <w:pPr>
        <w:pStyle w:val="Heading2"/>
      </w:pPr>
      <w:r>
        <w:t>8.2 Security &amp; Privacy</w:t>
      </w:r>
    </w:p>
    <w:p w14:paraId="61D225E6" w14:textId="77777777" w:rsidR="00A05C83" w:rsidRDefault="00000000">
      <w:pPr>
        <w:pStyle w:val="ListParagraph"/>
        <w:numPr>
          <w:ilvl w:val="0"/>
          <w:numId w:val="3"/>
        </w:numPr>
        <w:spacing w:before="40" w:after="60"/>
      </w:pPr>
      <w:r>
        <w:rPr>
          <w:color w:val="1A1A2E"/>
          <w:sz w:val="21"/>
          <w:szCs w:val="21"/>
        </w:rPr>
        <w:t>All case files and session data encrypted at rest (AES-256) and in transit (TLS 1.3)</w:t>
      </w:r>
    </w:p>
    <w:p w14:paraId="5604D26D" w14:textId="77777777" w:rsidR="00A05C83" w:rsidRDefault="00000000">
      <w:pPr>
        <w:pStyle w:val="ListParagraph"/>
        <w:numPr>
          <w:ilvl w:val="0"/>
          <w:numId w:val="3"/>
        </w:numPr>
        <w:spacing w:before="40" w:after="60"/>
      </w:pPr>
      <w:r>
        <w:rPr>
          <w:color w:val="1A1A2E"/>
          <w:sz w:val="21"/>
          <w:szCs w:val="21"/>
        </w:rPr>
        <w:t>Case data strictly siloed per law firm — no cross-firm data access under any circumstances</w:t>
      </w:r>
    </w:p>
    <w:p w14:paraId="120992B1" w14:textId="77777777" w:rsidR="00A05C83" w:rsidRDefault="00000000">
      <w:pPr>
        <w:pStyle w:val="ListParagraph"/>
        <w:numPr>
          <w:ilvl w:val="0"/>
          <w:numId w:val="3"/>
        </w:numPr>
        <w:spacing w:before="40" w:after="60"/>
      </w:pPr>
      <w:r>
        <w:rPr>
          <w:color w:val="1A1A2E"/>
          <w:sz w:val="21"/>
          <w:szCs w:val="21"/>
        </w:rPr>
        <w:t>Session recordings (if stored) retained for maximum 90 days, then auto-deleted unless attorney explicitly extends</w:t>
      </w:r>
    </w:p>
    <w:p w14:paraId="144D43C8" w14:textId="77777777" w:rsidR="00A05C83" w:rsidRDefault="00000000">
      <w:pPr>
        <w:pStyle w:val="ListParagraph"/>
        <w:numPr>
          <w:ilvl w:val="0"/>
          <w:numId w:val="3"/>
        </w:numPr>
        <w:spacing w:before="40" w:after="60"/>
      </w:pPr>
      <w:r>
        <w:rPr>
          <w:color w:val="1A1A2E"/>
          <w:sz w:val="21"/>
          <w:szCs w:val="21"/>
        </w:rPr>
        <w:t>All outputs include mandatory disclaimer: 'VERDICT is a training simulation tool and does not constitute legal advice. Outputs are not suitable for court filing.'</w:t>
      </w:r>
    </w:p>
    <w:p w14:paraId="732DFAF6" w14:textId="77777777" w:rsidR="00A05C83" w:rsidRDefault="00000000">
      <w:pPr>
        <w:pStyle w:val="ListParagraph"/>
        <w:numPr>
          <w:ilvl w:val="0"/>
          <w:numId w:val="3"/>
        </w:numPr>
        <w:spacing w:before="40" w:after="60"/>
      </w:pPr>
      <w:r>
        <w:rPr>
          <w:color w:val="1A1A2E"/>
          <w:sz w:val="21"/>
          <w:szCs w:val="21"/>
        </w:rPr>
        <w:t>Attorney must authenticate before accessing any case or witness data</w:t>
      </w:r>
    </w:p>
    <w:p w14:paraId="4601AF1F" w14:textId="77777777" w:rsidR="00A05C83" w:rsidRDefault="00000000">
      <w:pPr>
        <w:pStyle w:val="ListParagraph"/>
        <w:numPr>
          <w:ilvl w:val="0"/>
          <w:numId w:val="3"/>
        </w:numPr>
        <w:spacing w:before="40" w:after="60"/>
      </w:pPr>
      <w:r>
        <w:rPr>
          <w:color w:val="1A1A2E"/>
          <w:sz w:val="21"/>
          <w:szCs w:val="21"/>
        </w:rPr>
        <w:t>Shared coaching brief links expire in 7 days and are single-use per device</w:t>
      </w:r>
    </w:p>
    <w:p w14:paraId="49A80690" w14:textId="77777777" w:rsidR="00A05C83" w:rsidRDefault="00000000">
      <w:pPr>
        <w:pStyle w:val="ListParagraph"/>
        <w:numPr>
          <w:ilvl w:val="0"/>
          <w:numId w:val="3"/>
        </w:numPr>
        <w:spacing w:before="40" w:after="60"/>
      </w:pPr>
      <w:r>
        <w:rPr>
          <w:color w:val="1A1A2E"/>
          <w:sz w:val="21"/>
          <w:szCs w:val="21"/>
        </w:rPr>
        <w:t>No user data used for model training without explicit opt-in consent (not checked by default)</w:t>
      </w:r>
    </w:p>
    <w:p w14:paraId="4E109508" w14:textId="77777777" w:rsidR="00A05C83" w:rsidRDefault="00A05C83">
      <w:pPr>
        <w:spacing w:before="80"/>
      </w:pPr>
    </w:p>
    <w:p w14:paraId="6D324220" w14:textId="77777777" w:rsidR="00A05C83" w:rsidRDefault="00000000">
      <w:pPr>
        <w:pStyle w:val="Heading2"/>
      </w:pPr>
      <w:r>
        <w:t>8.3 Accessibility</w:t>
      </w:r>
    </w:p>
    <w:p w14:paraId="3C1FA6E2" w14:textId="77777777" w:rsidR="00A05C83" w:rsidRDefault="00000000">
      <w:pPr>
        <w:pStyle w:val="ListParagraph"/>
        <w:numPr>
          <w:ilvl w:val="0"/>
          <w:numId w:val="3"/>
        </w:numPr>
        <w:spacing w:before="40" w:after="60"/>
      </w:pPr>
      <w:r>
        <w:rPr>
          <w:color w:val="1A1A2E"/>
          <w:sz w:val="21"/>
          <w:szCs w:val="21"/>
        </w:rPr>
        <w:t>Web interface meets WCAG 2.1 AA compliance</w:t>
      </w:r>
    </w:p>
    <w:p w14:paraId="2551FD40" w14:textId="77777777" w:rsidR="00A05C83" w:rsidRDefault="00000000">
      <w:pPr>
        <w:pStyle w:val="ListParagraph"/>
        <w:numPr>
          <w:ilvl w:val="0"/>
          <w:numId w:val="3"/>
        </w:numPr>
        <w:spacing w:before="40" w:after="60"/>
      </w:pPr>
      <w:r>
        <w:rPr>
          <w:color w:val="1A1A2E"/>
          <w:sz w:val="21"/>
          <w:szCs w:val="21"/>
        </w:rPr>
        <w:t>All audio content includes real-time captions (auto-generated, editable)</w:t>
      </w:r>
    </w:p>
    <w:p w14:paraId="556D4F39" w14:textId="77777777" w:rsidR="00A05C83" w:rsidRDefault="00000000">
      <w:pPr>
        <w:pStyle w:val="ListParagraph"/>
        <w:numPr>
          <w:ilvl w:val="0"/>
          <w:numId w:val="3"/>
        </w:numPr>
        <w:spacing w:before="40" w:after="60"/>
      </w:pPr>
      <w:r>
        <w:rPr>
          <w:color w:val="1A1A2E"/>
          <w:sz w:val="21"/>
          <w:szCs w:val="21"/>
        </w:rPr>
        <w:t>High-contrast display mode available</w:t>
      </w:r>
    </w:p>
    <w:p w14:paraId="5D8528C7" w14:textId="77777777" w:rsidR="00A05C83" w:rsidRDefault="00000000">
      <w:pPr>
        <w:pStyle w:val="ListParagraph"/>
        <w:numPr>
          <w:ilvl w:val="0"/>
          <w:numId w:val="3"/>
        </w:numPr>
        <w:spacing w:before="40" w:after="60"/>
      </w:pPr>
      <w:r>
        <w:rPr>
          <w:color w:val="1A1A2E"/>
          <w:sz w:val="21"/>
          <w:szCs w:val="21"/>
        </w:rPr>
        <w:t>Keyboard-navigable interface — no mouse required for core session controls</w:t>
      </w:r>
    </w:p>
    <w:p w14:paraId="587A49C9" w14:textId="77777777" w:rsidR="00A05C83" w:rsidRDefault="00A05C83">
      <w:pPr>
        <w:spacing w:before="80"/>
      </w:pPr>
    </w:p>
    <w:p w14:paraId="666D88A5" w14:textId="77777777" w:rsidR="00A05C83" w:rsidRDefault="00000000">
      <w:pPr>
        <w:pStyle w:val="Heading2"/>
      </w:pPr>
      <w:r>
        <w:t>8.4 Reliability &amp; Availability</w:t>
      </w:r>
    </w:p>
    <w:p w14:paraId="13201FF9" w14:textId="77777777" w:rsidR="00A05C83" w:rsidRDefault="00000000">
      <w:pPr>
        <w:pStyle w:val="ListParagraph"/>
        <w:numPr>
          <w:ilvl w:val="0"/>
          <w:numId w:val="3"/>
        </w:numPr>
        <w:spacing w:before="40" w:after="60"/>
      </w:pPr>
      <w:r>
        <w:rPr>
          <w:color w:val="1A1A2E"/>
          <w:sz w:val="21"/>
          <w:szCs w:val="21"/>
        </w:rPr>
        <w:t>Platform target: 99.5% uptime during business hours (8am–10pm ET, Mon–Fri)</w:t>
      </w:r>
    </w:p>
    <w:p w14:paraId="52775ADD" w14:textId="77777777" w:rsidR="00A05C83" w:rsidRDefault="00000000">
      <w:pPr>
        <w:pStyle w:val="ListParagraph"/>
        <w:numPr>
          <w:ilvl w:val="0"/>
          <w:numId w:val="3"/>
        </w:numPr>
        <w:spacing w:before="40" w:after="60"/>
      </w:pPr>
      <w:r>
        <w:rPr>
          <w:color w:val="1A1A2E"/>
          <w:sz w:val="21"/>
          <w:szCs w:val="21"/>
        </w:rPr>
        <w:t>Session state auto-saved every 60 seconds — no more than 60 seconds of session data lost on failure</w:t>
      </w:r>
    </w:p>
    <w:p w14:paraId="47E5AE18" w14:textId="77777777" w:rsidR="00A05C83" w:rsidRDefault="00000000">
      <w:pPr>
        <w:pStyle w:val="ListParagraph"/>
        <w:numPr>
          <w:ilvl w:val="0"/>
          <w:numId w:val="3"/>
        </w:numPr>
        <w:spacing w:before="40" w:after="60"/>
      </w:pPr>
      <w:r>
        <w:rPr>
          <w:color w:val="1A1A2E"/>
          <w:sz w:val="21"/>
          <w:szCs w:val="21"/>
        </w:rPr>
        <w:t>Graceful degradation: if Nemotron scoring API is unavailable, Inconsistency Detector falls back to Claude-only scoring with visible warning</w:t>
      </w:r>
    </w:p>
    <w:p w14:paraId="5154B871" w14:textId="77777777" w:rsidR="00A05C83" w:rsidRDefault="00000000">
      <w:pPr>
        <w:pStyle w:val="ListParagraph"/>
        <w:numPr>
          <w:ilvl w:val="0"/>
          <w:numId w:val="3"/>
        </w:numPr>
        <w:spacing w:before="40" w:after="60"/>
      </w:pPr>
      <w:r>
        <w:rPr>
          <w:color w:val="1A1A2E"/>
          <w:sz w:val="21"/>
          <w:szCs w:val="21"/>
        </w:rPr>
        <w:t>Graceful degradation: if ElevenLabs is unavailable, text-only mode activates automatically with in-app notification</w:t>
      </w:r>
    </w:p>
    <w:p w14:paraId="3A34AC34" w14:textId="77777777" w:rsidR="00A05C83" w:rsidRDefault="00A05C83">
      <w:pPr>
        <w:spacing w:before="120"/>
      </w:pPr>
    </w:p>
    <w:p w14:paraId="11BF28FA" w14:textId="77777777" w:rsidR="00A05C83" w:rsidRDefault="00000000">
      <w:pPr>
        <w:pStyle w:val="Heading1"/>
        <w:pBdr>
          <w:bottom w:val="single" w:sz="6" w:space="4" w:color="E94560"/>
        </w:pBdr>
      </w:pPr>
      <w:r>
        <w:t>9. Dependencies &amp; Constraints</w:t>
      </w:r>
    </w:p>
    <w:p w14:paraId="6D93A961" w14:textId="77777777" w:rsidR="00A05C83" w:rsidRDefault="00A05C83">
      <w:pPr>
        <w:spacing w:before="60"/>
      </w:pPr>
    </w:p>
    <w:p w14:paraId="54D5CEAC" w14:textId="77777777" w:rsidR="00A05C83" w:rsidRDefault="00000000">
      <w:pPr>
        <w:pStyle w:val="Heading2"/>
      </w:pPr>
      <w:r>
        <w:t>External API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2"/>
        <w:gridCol w:w="2538"/>
        <w:gridCol w:w="2694"/>
        <w:gridCol w:w="2206"/>
      </w:tblGrid>
      <w:tr w:rsidR="00A05C83" w14:paraId="6194B6A8" w14:textId="77777777">
        <w:tblPrEx>
          <w:tblCellMar>
            <w:top w:w="0" w:type="dxa"/>
            <w:bottom w:w="0" w:type="dxa"/>
          </w:tblCellMar>
        </w:tblPrEx>
        <w:trPr>
          <w:tblHeader/>
        </w:trPr>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29666DA2" w14:textId="77777777" w:rsidR="00A05C83" w:rsidRDefault="00000000">
            <w:r>
              <w:rPr>
                <w:b/>
                <w:bCs/>
                <w:color w:val="FFFFFF"/>
                <w:sz w:val="19"/>
                <w:szCs w:val="19"/>
              </w:rPr>
              <w:t>Feature</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5988AED3" w14:textId="77777777" w:rsidR="00A05C83" w:rsidRDefault="00000000">
            <w:r>
              <w:rPr>
                <w:b/>
                <w:bCs/>
                <w:color w:val="FFFFFF"/>
                <w:sz w:val="19"/>
                <w:szCs w:val="19"/>
              </w:rPr>
              <w:t>User Story</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6BA7BFB9" w14:textId="77777777" w:rsidR="00A05C83" w:rsidRDefault="00000000">
            <w:r>
              <w:rPr>
                <w:b/>
                <w:bCs/>
                <w:color w:val="FFFFFF"/>
                <w:sz w:val="19"/>
                <w:szCs w:val="19"/>
              </w:rPr>
              <w:t>Acceptance Criteria</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1D730BB4" w14:textId="77777777" w:rsidR="00A05C83" w:rsidRDefault="00000000">
            <w:r>
              <w:rPr>
                <w:b/>
                <w:bCs/>
                <w:color w:val="FFFFFF"/>
                <w:sz w:val="19"/>
                <w:szCs w:val="19"/>
              </w:rPr>
              <w:t>Success Metric</w:t>
            </w:r>
          </w:p>
        </w:tc>
      </w:tr>
      <w:tr w:rsidR="00A05C83" w14:paraId="4A9FBC0E"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213022B3" w14:textId="77777777" w:rsidR="00A05C83" w:rsidRDefault="00000000">
            <w:pPr>
              <w:spacing w:before="30" w:after="30"/>
            </w:pPr>
            <w:r>
              <w:rPr>
                <w:color w:val="1A1A2E"/>
                <w:sz w:val="18"/>
                <w:szCs w:val="18"/>
              </w:rPr>
              <w:t>ElevenLabs Conversational AI</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4EAFF46F" w14:textId="77777777" w:rsidR="00A05C83" w:rsidRDefault="00000000">
            <w:pPr>
              <w:spacing w:before="30" w:after="30"/>
            </w:pPr>
            <w:r>
              <w:rPr>
                <w:color w:val="1A1A2E"/>
                <w:sz w:val="18"/>
                <w:szCs w:val="18"/>
              </w:rPr>
              <w:t>Voice synthesis for Interrogator, Coach, Objection alert</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4F412422" w14:textId="77777777" w:rsidR="00A05C83" w:rsidRDefault="00000000">
            <w:pPr>
              <w:spacing w:before="30" w:after="30"/>
            </w:pPr>
            <w:r>
              <w:rPr>
                <w:color w:val="1A1A2E"/>
                <w:sz w:val="18"/>
                <w:szCs w:val="18"/>
              </w:rPr>
              <w:t>HIGH — Core user experience. No fallback for full voice mode.</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11141614" w14:textId="77777777" w:rsidR="00A05C83" w:rsidRDefault="00000000">
            <w:pPr>
              <w:spacing w:before="30" w:after="30"/>
            </w:pPr>
            <w:r>
              <w:rPr>
                <w:color w:val="1A1A2E"/>
                <w:sz w:val="18"/>
                <w:szCs w:val="18"/>
              </w:rPr>
              <w:t>Streaming latency SLA, concurrent session limits</w:t>
            </w:r>
          </w:p>
        </w:tc>
      </w:tr>
      <w:tr w:rsidR="00A05C83" w14:paraId="4C7673A5"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6CFE472A" w14:textId="77777777" w:rsidR="00A05C83" w:rsidRDefault="00000000">
            <w:pPr>
              <w:spacing w:before="30" w:after="30"/>
            </w:pPr>
            <w:r>
              <w:rPr>
                <w:color w:val="1A1A2E"/>
                <w:sz w:val="18"/>
                <w:szCs w:val="18"/>
              </w:rPr>
              <w:t>Anthropic Claude API</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71FD0D8A" w14:textId="77777777" w:rsidR="00A05C83" w:rsidRDefault="00000000">
            <w:pPr>
              <w:spacing w:before="30" w:after="30"/>
            </w:pPr>
            <w:r>
              <w:rPr>
                <w:color w:val="1A1A2E"/>
                <w:sz w:val="18"/>
                <w:szCs w:val="18"/>
              </w:rPr>
              <w:t>Agent orchestration, question generation, brief synthesis</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13FD6DEF" w14:textId="77777777" w:rsidR="00A05C83" w:rsidRDefault="00000000">
            <w:pPr>
              <w:spacing w:before="30" w:after="30"/>
            </w:pPr>
            <w:r>
              <w:rPr>
                <w:color w:val="1A1A2E"/>
                <w:sz w:val="18"/>
                <w:szCs w:val="18"/>
              </w:rPr>
              <w:t>HIGH — All 4 Claude agents depend on this</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7C6F149B" w14:textId="77777777" w:rsidR="00A05C83" w:rsidRDefault="00000000">
            <w:pPr>
              <w:spacing w:before="30" w:after="30"/>
            </w:pPr>
            <w:r>
              <w:rPr>
                <w:color w:val="1A1A2E"/>
                <w:sz w:val="18"/>
                <w:szCs w:val="18"/>
              </w:rPr>
              <w:t>Rate limits on concurrent API calls</w:t>
            </w:r>
          </w:p>
        </w:tc>
      </w:tr>
      <w:tr w:rsidR="00A05C83" w14:paraId="53E3E55E"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773F6C29" w14:textId="77777777" w:rsidR="00A05C83" w:rsidRDefault="00000000">
            <w:pPr>
              <w:spacing w:before="30" w:after="30"/>
            </w:pPr>
            <w:r>
              <w:rPr>
                <w:color w:val="1A1A2E"/>
                <w:sz w:val="18"/>
                <w:szCs w:val="18"/>
              </w:rPr>
              <w:t>NVIDIA Nemotron API</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57255E53" w14:textId="77777777" w:rsidR="00A05C83" w:rsidRDefault="00000000">
            <w:pPr>
              <w:spacing w:before="30" w:after="30"/>
            </w:pPr>
            <w:r>
              <w:rPr>
                <w:color w:val="1A1A2E"/>
                <w:sz w:val="18"/>
                <w:szCs w:val="18"/>
              </w:rPr>
              <w:t>Argument strength scoring, consistency scoring</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4FA072B0" w14:textId="77777777" w:rsidR="00A05C83" w:rsidRDefault="00000000">
            <w:pPr>
              <w:spacing w:before="30" w:after="30"/>
            </w:pPr>
            <w:r>
              <w:rPr>
                <w:color w:val="1A1A2E"/>
                <w:sz w:val="18"/>
                <w:szCs w:val="18"/>
              </w:rPr>
              <w:t>MEDIUM — Claude fallback available at reduced quality</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595CB04A" w14:textId="77777777" w:rsidR="00A05C83" w:rsidRDefault="00000000">
            <w:pPr>
              <w:spacing w:before="30" w:after="30"/>
            </w:pPr>
            <w:r>
              <w:rPr>
                <w:color w:val="1A1A2E"/>
                <w:sz w:val="18"/>
                <w:szCs w:val="18"/>
              </w:rPr>
              <w:t>API credit budget ($40 available from hackathon)</w:t>
            </w:r>
          </w:p>
        </w:tc>
      </w:tr>
      <w:tr w:rsidR="00A05C83" w14:paraId="1FE2D038"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68E322DC" w14:textId="77777777" w:rsidR="00A05C83" w:rsidRDefault="00000000">
            <w:pPr>
              <w:spacing w:before="30" w:after="30"/>
            </w:pPr>
            <w:r>
              <w:rPr>
                <w:color w:val="1A1A2E"/>
                <w:sz w:val="18"/>
                <w:szCs w:val="18"/>
              </w:rPr>
              <w:t>Nozomio Nia API</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6CBD3859" w14:textId="77777777" w:rsidR="00A05C83" w:rsidRDefault="00000000">
            <w:pPr>
              <w:spacing w:before="30" w:after="30"/>
            </w:pPr>
            <w:r>
              <w:rPr>
                <w:color w:val="1A1A2E"/>
                <w:sz w:val="18"/>
                <w:szCs w:val="18"/>
              </w:rPr>
              <w:t>Document indexing, semantic search for agents</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322793C9" w14:textId="77777777" w:rsidR="00A05C83" w:rsidRDefault="00000000">
            <w:pPr>
              <w:spacing w:before="30" w:after="30"/>
            </w:pPr>
            <w:r>
              <w:rPr>
                <w:color w:val="1A1A2E"/>
                <w:sz w:val="18"/>
                <w:szCs w:val="18"/>
              </w:rPr>
              <w:t>HIGH — RAG pipeline depends entirely on Nia</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335D5DC3" w14:textId="77777777" w:rsidR="00A05C83" w:rsidRDefault="00000000">
            <w:pPr>
              <w:spacing w:before="30" w:after="30"/>
            </w:pPr>
            <w:r>
              <w:rPr>
                <w:color w:val="1A1A2E"/>
                <w:sz w:val="18"/>
                <w:szCs w:val="18"/>
              </w:rPr>
              <w:t>Indexing throughput for large documents</w:t>
            </w:r>
          </w:p>
        </w:tc>
      </w:tr>
      <w:tr w:rsidR="00A05C83" w14:paraId="34DB208E"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5B5AA7AB" w14:textId="77777777" w:rsidR="00A05C83" w:rsidRDefault="00000000">
            <w:pPr>
              <w:spacing w:before="30" w:after="30"/>
            </w:pPr>
            <w:r>
              <w:rPr>
                <w:color w:val="1A1A2E"/>
                <w:sz w:val="18"/>
                <w:szCs w:val="18"/>
              </w:rPr>
              <w:t>Databricks (Workshop Credits)</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3FDF3538" w14:textId="77777777" w:rsidR="00A05C83" w:rsidRDefault="00000000">
            <w:pPr>
              <w:spacing w:before="30" w:after="30"/>
            </w:pPr>
            <w:r>
              <w:rPr>
                <w:color w:val="1A1A2E"/>
                <w:sz w:val="18"/>
                <w:szCs w:val="18"/>
              </w:rPr>
              <w:t>Delta Lake storage, streaming analytics, Weakness Map</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710986F9" w14:textId="77777777" w:rsidR="00A05C83" w:rsidRDefault="00000000">
            <w:pPr>
              <w:spacing w:before="30" w:after="30"/>
            </w:pPr>
            <w:r>
              <w:rPr>
                <w:color w:val="1A1A2E"/>
                <w:sz w:val="18"/>
                <w:szCs w:val="18"/>
              </w:rPr>
              <w:t>MEDIUM — Demo critical; production data can use S3 fallback</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158BF24D" w14:textId="77777777" w:rsidR="00A05C83" w:rsidRDefault="00000000">
            <w:pPr>
              <w:spacing w:before="30" w:after="30"/>
            </w:pPr>
            <w:r>
              <w:rPr>
                <w:color w:val="1A1A2E"/>
                <w:sz w:val="18"/>
                <w:szCs w:val="18"/>
              </w:rPr>
              <w:t>Workshop credit expiry post-hackathon</w:t>
            </w:r>
          </w:p>
        </w:tc>
      </w:tr>
      <w:tr w:rsidR="00A05C83" w14:paraId="3BA1E314"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557CC459" w14:textId="77777777" w:rsidR="00A05C83" w:rsidRDefault="00000000">
            <w:pPr>
              <w:spacing w:before="30" w:after="30"/>
            </w:pPr>
            <w:r>
              <w:rPr>
                <w:color w:val="1A1A2E"/>
                <w:sz w:val="18"/>
                <w:szCs w:val="18"/>
              </w:rPr>
              <w:t>Lovable</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2E855F3A" w14:textId="77777777" w:rsidR="00A05C83" w:rsidRDefault="00000000">
            <w:pPr>
              <w:spacing w:before="30" w:after="30"/>
            </w:pPr>
            <w:r>
              <w:rPr>
                <w:color w:val="1A1A2E"/>
                <w:sz w:val="18"/>
                <w:szCs w:val="18"/>
              </w:rPr>
              <w:t>Frontend deployment and hosting</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4DA30631" w14:textId="77777777" w:rsidR="00A05C83" w:rsidRDefault="00000000">
            <w:pPr>
              <w:spacing w:before="30" w:after="30"/>
            </w:pPr>
            <w:r>
              <w:rPr>
                <w:color w:val="1A1A2E"/>
                <w:sz w:val="18"/>
                <w:szCs w:val="18"/>
              </w:rPr>
              <w:t>LOW — Multiple fallbacks (Vercel, Netlify)</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023162A4" w14:textId="77777777" w:rsidR="00A05C83" w:rsidRDefault="00000000">
            <w:pPr>
              <w:spacing w:before="30" w:after="30"/>
            </w:pPr>
            <w:r>
              <w:rPr>
                <w:color w:val="1A1A2E"/>
                <w:sz w:val="18"/>
                <w:szCs w:val="18"/>
              </w:rPr>
              <w:t>None significant</w:t>
            </w:r>
          </w:p>
        </w:tc>
      </w:tr>
    </w:tbl>
    <w:p w14:paraId="4C914445" w14:textId="77777777" w:rsidR="00A05C83" w:rsidRDefault="00A05C83">
      <w:pPr>
        <w:spacing w:before="80"/>
      </w:pPr>
    </w:p>
    <w:p w14:paraId="7BF4D8EA" w14:textId="77777777" w:rsidR="00A05C83" w:rsidRDefault="00000000">
      <w:pPr>
        <w:pStyle w:val="Heading2"/>
      </w:pPr>
      <w:r>
        <w:t>Legal &amp; Compliance Constraints</w:t>
      </w:r>
    </w:p>
    <w:p w14:paraId="7B327EA4" w14:textId="77777777" w:rsidR="00A05C83" w:rsidRDefault="00000000">
      <w:pPr>
        <w:pStyle w:val="ListParagraph"/>
        <w:numPr>
          <w:ilvl w:val="0"/>
          <w:numId w:val="3"/>
        </w:numPr>
        <w:spacing w:before="40" w:after="60"/>
      </w:pPr>
      <w:r>
        <w:rPr>
          <w:color w:val="1A1A2E"/>
          <w:sz w:val="21"/>
          <w:szCs w:val="21"/>
        </w:rPr>
        <w:t>Product cannot position itself as providing legal advice (attorney advertising rules, UPL statutes)</w:t>
      </w:r>
    </w:p>
    <w:p w14:paraId="5B3160AC" w14:textId="77777777" w:rsidR="00A05C83" w:rsidRDefault="00000000">
      <w:pPr>
        <w:pStyle w:val="ListParagraph"/>
        <w:numPr>
          <w:ilvl w:val="0"/>
          <w:numId w:val="3"/>
        </w:numPr>
        <w:spacing w:before="40" w:after="60"/>
      </w:pPr>
      <w:r>
        <w:rPr>
          <w:color w:val="1A1A2E"/>
          <w:sz w:val="21"/>
          <w:szCs w:val="21"/>
        </w:rPr>
        <w:t>Attorney-client privilege: case files uploaded must be handled with care; platform cannot be subpoenaed as a third-party repository (investigate whether work product doctrine applies — P2 legal review)</w:t>
      </w:r>
    </w:p>
    <w:p w14:paraId="10569382" w14:textId="77777777" w:rsidR="00A05C83" w:rsidRDefault="00000000">
      <w:pPr>
        <w:pStyle w:val="ListParagraph"/>
        <w:numPr>
          <w:ilvl w:val="0"/>
          <w:numId w:val="3"/>
        </w:numPr>
        <w:spacing w:before="40" w:after="60"/>
      </w:pPr>
      <w:r>
        <w:rPr>
          <w:color w:val="1A1A2E"/>
          <w:sz w:val="21"/>
          <w:szCs w:val="21"/>
        </w:rPr>
        <w:t>FRE accuracy: Objection Copilot classifications must be accurate — incorrect objection advice could train attorneys poorly. Requires legal review of FRE rule set before launch.</w:t>
      </w:r>
    </w:p>
    <w:p w14:paraId="6465A0B7" w14:textId="77777777" w:rsidR="00A05C83" w:rsidRDefault="00A05C83">
      <w:pPr>
        <w:spacing w:before="80"/>
      </w:pPr>
    </w:p>
    <w:p w14:paraId="29D3790E" w14:textId="77777777" w:rsidR="00A05C83" w:rsidRDefault="00000000">
      <w:pPr>
        <w:pStyle w:val="Heading2"/>
      </w:pPr>
      <w:r>
        <w:t>Technical Constraints (Hackathon Scope)</w:t>
      </w:r>
    </w:p>
    <w:p w14:paraId="30D7C921" w14:textId="77777777" w:rsidR="00A05C83" w:rsidRDefault="00000000">
      <w:pPr>
        <w:pStyle w:val="ListParagraph"/>
        <w:numPr>
          <w:ilvl w:val="0"/>
          <w:numId w:val="3"/>
        </w:numPr>
        <w:spacing w:before="40" w:after="60"/>
      </w:pPr>
      <w:r>
        <w:rPr>
          <w:color w:val="1A1A2E"/>
          <w:sz w:val="21"/>
          <w:szCs w:val="21"/>
        </w:rPr>
        <w:t>48-hour build window: all P0 features must be demoable end-to-end by Sunday 6pm</w:t>
      </w:r>
    </w:p>
    <w:p w14:paraId="614BD5EC" w14:textId="77777777" w:rsidR="00A05C83" w:rsidRDefault="00000000">
      <w:pPr>
        <w:pStyle w:val="ListParagraph"/>
        <w:numPr>
          <w:ilvl w:val="0"/>
          <w:numId w:val="3"/>
        </w:numPr>
        <w:spacing w:before="40" w:after="60"/>
      </w:pPr>
      <w:r>
        <w:rPr>
          <w:color w:val="1A1A2E"/>
          <w:sz w:val="21"/>
          <w:szCs w:val="21"/>
        </w:rPr>
        <w:t>Team of 4: Backend (data pipelines), AI/ML (agents + RAG), Frontend, Full-stack orchestration</w:t>
      </w:r>
    </w:p>
    <w:p w14:paraId="355A9DE5" w14:textId="77777777" w:rsidR="00A05C83" w:rsidRDefault="00000000">
      <w:pPr>
        <w:pStyle w:val="ListParagraph"/>
        <w:numPr>
          <w:ilvl w:val="0"/>
          <w:numId w:val="3"/>
        </w:numPr>
        <w:spacing w:before="40" w:after="60"/>
      </w:pPr>
      <w:r>
        <w:rPr>
          <w:color w:val="1A1A2E"/>
          <w:sz w:val="21"/>
          <w:szCs w:val="21"/>
        </w:rPr>
        <w:t>Pre-collected legal corpus: Caselaw Access Project data pre-indexed before hackathon to avoid demo lag</w:t>
      </w:r>
    </w:p>
    <w:p w14:paraId="706827E4" w14:textId="77777777" w:rsidR="00A05C83" w:rsidRDefault="00000000">
      <w:pPr>
        <w:pStyle w:val="ListParagraph"/>
        <w:numPr>
          <w:ilvl w:val="0"/>
          <w:numId w:val="3"/>
        </w:numPr>
        <w:spacing w:before="40" w:after="60"/>
      </w:pPr>
      <w:r>
        <w:rPr>
          <w:color w:val="1A1A2E"/>
          <w:sz w:val="21"/>
          <w:szCs w:val="21"/>
        </w:rPr>
        <w:t>No custom ML model training: all intelligence from API calls — no PyTorch training runs during hackathon</w:t>
      </w:r>
    </w:p>
    <w:p w14:paraId="66CF3D87" w14:textId="77777777" w:rsidR="00A05C83" w:rsidRDefault="00A05C83">
      <w:pPr>
        <w:spacing w:before="120"/>
      </w:pPr>
    </w:p>
    <w:p w14:paraId="37784CDE" w14:textId="77777777" w:rsidR="00A05C83" w:rsidRDefault="00000000">
      <w:pPr>
        <w:pStyle w:val="Heading1"/>
        <w:pBdr>
          <w:bottom w:val="single" w:sz="6" w:space="4" w:color="E94560"/>
        </w:pBdr>
      </w:pPr>
      <w:r>
        <w:t>10. Timeline</w:t>
      </w:r>
    </w:p>
    <w:p w14:paraId="1D29BEE9" w14:textId="77777777" w:rsidR="00A05C83" w:rsidRDefault="00A05C83">
      <w:pPr>
        <w:spacing w:before="60"/>
      </w:pPr>
    </w:p>
    <w:p w14:paraId="658DB773" w14:textId="77777777" w:rsidR="00A05C83" w:rsidRDefault="00000000">
      <w:pPr>
        <w:pStyle w:val="Heading2"/>
      </w:pPr>
      <w:r>
        <w:t>Hackathon Build Schedule (48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3"/>
        <w:gridCol w:w="1249"/>
        <w:gridCol w:w="4408"/>
        <w:gridCol w:w="2360"/>
      </w:tblGrid>
      <w:tr w:rsidR="00A05C83" w14:paraId="49251791" w14:textId="77777777">
        <w:tblPrEx>
          <w:tblCellMar>
            <w:top w:w="0" w:type="dxa"/>
            <w:bottom w:w="0" w:type="dxa"/>
          </w:tblCellMar>
        </w:tblPrEx>
        <w:trPr>
          <w:tblHeader/>
        </w:trPr>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08C3A992" w14:textId="77777777" w:rsidR="00A05C83" w:rsidRDefault="00000000">
            <w:r>
              <w:rPr>
                <w:b/>
                <w:bCs/>
                <w:color w:val="FFFFFF"/>
                <w:sz w:val="19"/>
                <w:szCs w:val="19"/>
              </w:rPr>
              <w:t>Feature</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554D0401" w14:textId="77777777" w:rsidR="00A05C83" w:rsidRDefault="00000000">
            <w:r>
              <w:rPr>
                <w:b/>
                <w:bCs/>
                <w:color w:val="FFFFFF"/>
                <w:sz w:val="19"/>
                <w:szCs w:val="19"/>
              </w:rPr>
              <w:t>User Story</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069F7C86" w14:textId="77777777" w:rsidR="00A05C83" w:rsidRDefault="00000000">
            <w:r>
              <w:rPr>
                <w:b/>
                <w:bCs/>
                <w:color w:val="FFFFFF"/>
                <w:sz w:val="19"/>
                <w:szCs w:val="19"/>
              </w:rPr>
              <w:t>Acceptance Criteria</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2F78D235" w14:textId="77777777" w:rsidR="00A05C83" w:rsidRDefault="00000000">
            <w:r>
              <w:rPr>
                <w:b/>
                <w:bCs/>
                <w:color w:val="FFFFFF"/>
                <w:sz w:val="19"/>
                <w:szCs w:val="19"/>
              </w:rPr>
              <w:t>Success Metric</w:t>
            </w:r>
          </w:p>
        </w:tc>
      </w:tr>
      <w:tr w:rsidR="00A05C83" w14:paraId="13ACBC24"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2F05E720" w14:textId="77777777" w:rsidR="00A05C83" w:rsidRDefault="00000000">
            <w:pPr>
              <w:spacing w:before="30" w:after="30"/>
            </w:pPr>
            <w:r>
              <w:rPr>
                <w:color w:val="1A1A2E"/>
                <w:sz w:val="18"/>
                <w:szCs w:val="18"/>
              </w:rPr>
              <w:t>Hour 0–4 Fri Feb 20</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10807B1D" w14:textId="77777777" w:rsidR="00A05C83" w:rsidRDefault="00000000">
            <w:pPr>
              <w:spacing w:before="30" w:after="30"/>
            </w:pPr>
            <w:r>
              <w:rPr>
                <w:color w:val="1A1A2E"/>
                <w:sz w:val="18"/>
                <w:szCs w:val="18"/>
              </w:rPr>
              <w:t>Foundation</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2BFFBBC3" w14:textId="77777777" w:rsidR="00A05C83" w:rsidRDefault="00000000">
            <w:pPr>
              <w:spacing w:before="30" w:after="30"/>
            </w:pPr>
            <w:r>
              <w:rPr>
                <w:color w:val="1A1A2E"/>
                <w:sz w:val="18"/>
                <w:szCs w:val="18"/>
              </w:rPr>
              <w:t>Databricks Delta Lake schema defined, Nia API key + first index job, Claude agent system prompts drafted, ElevenLabs voice profiles configured</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0CD2F279" w14:textId="77777777" w:rsidR="00A05C83" w:rsidRDefault="00000000">
            <w:pPr>
              <w:spacing w:before="30" w:after="30"/>
            </w:pPr>
            <w:r>
              <w:rPr>
                <w:color w:val="1A1A2E"/>
                <w:sz w:val="18"/>
                <w:szCs w:val="18"/>
              </w:rPr>
              <w:t>All APIs confirmed working; first voice synthesis succeeds</w:t>
            </w:r>
          </w:p>
        </w:tc>
      </w:tr>
      <w:tr w:rsidR="00A05C83" w14:paraId="4BBD32E2"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64BA5CAF" w14:textId="77777777" w:rsidR="00A05C83" w:rsidRDefault="00000000">
            <w:pPr>
              <w:spacing w:before="30" w:after="30"/>
            </w:pPr>
            <w:r>
              <w:rPr>
                <w:color w:val="1A1A2E"/>
                <w:sz w:val="18"/>
                <w:szCs w:val="18"/>
              </w:rPr>
              <w:t>Hour 4–12 Fri night</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5C829AD6" w14:textId="77777777" w:rsidR="00A05C83" w:rsidRDefault="00000000">
            <w:pPr>
              <w:spacing w:before="30" w:after="30"/>
            </w:pPr>
            <w:r>
              <w:rPr>
                <w:color w:val="1A1A2E"/>
                <w:sz w:val="18"/>
                <w:szCs w:val="18"/>
              </w:rPr>
              <w:t>Core Agents</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197AE7D9" w14:textId="77777777" w:rsidR="00A05C83" w:rsidRDefault="00000000">
            <w:pPr>
              <w:spacing w:before="30" w:after="30"/>
            </w:pPr>
            <w:r>
              <w:rPr>
                <w:color w:val="1A1A2E"/>
                <w:sz w:val="18"/>
                <w:szCs w:val="18"/>
              </w:rPr>
              <w:t>Interrogator agent live with question generation, Objection Copilot classifying test questions, Nia FRE corpus fully indexed</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1B1D3D16" w14:textId="77777777" w:rsidR="00A05C83" w:rsidRDefault="00000000">
            <w:pPr>
              <w:spacing w:before="30" w:after="30"/>
            </w:pPr>
            <w:r>
              <w:rPr>
                <w:color w:val="1A1A2E"/>
                <w:sz w:val="18"/>
                <w:szCs w:val="18"/>
              </w:rPr>
              <w:t>Can run 5-min manual test session end-to-end</w:t>
            </w:r>
          </w:p>
        </w:tc>
      </w:tr>
      <w:tr w:rsidR="00A05C83" w14:paraId="2E48E018"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3455E34A" w14:textId="77777777" w:rsidR="00A05C83" w:rsidRDefault="00000000">
            <w:pPr>
              <w:spacing w:before="30" w:after="30"/>
            </w:pPr>
            <w:r>
              <w:rPr>
                <w:color w:val="1A1A2E"/>
                <w:sz w:val="18"/>
                <w:szCs w:val="18"/>
              </w:rPr>
              <w:t>Hour 12–24 Sat Feb 21</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5DFD69E5" w14:textId="77777777" w:rsidR="00A05C83" w:rsidRDefault="00000000">
            <w:pPr>
              <w:spacing w:before="30" w:after="30"/>
            </w:pPr>
            <w:r>
              <w:rPr>
                <w:color w:val="1A1A2E"/>
                <w:sz w:val="18"/>
                <w:szCs w:val="18"/>
              </w:rPr>
              <w:t>Full Pipeline</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5DD45220" w14:textId="77777777" w:rsidR="00A05C83" w:rsidRDefault="00000000">
            <w:pPr>
              <w:spacing w:before="30" w:after="30"/>
            </w:pPr>
            <w:r>
              <w:rPr>
                <w:color w:val="1A1A2E"/>
                <w:sz w:val="18"/>
                <w:szCs w:val="18"/>
              </w:rPr>
              <w:t>Inconsistency Detector with Nemotron scoring gate, Document ingestion pipeline (PDF → Nia), Session event streaming to Databricks</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355F90F5" w14:textId="77777777" w:rsidR="00A05C83" w:rsidRDefault="00000000">
            <w:pPr>
              <w:spacing w:before="30" w:after="30"/>
            </w:pPr>
            <w:r>
              <w:rPr>
                <w:color w:val="1A1A2E"/>
                <w:sz w:val="18"/>
                <w:szCs w:val="18"/>
              </w:rPr>
              <w:t>Live session with real document contradiction detected</w:t>
            </w:r>
          </w:p>
        </w:tc>
      </w:tr>
      <w:tr w:rsidR="00A05C83" w14:paraId="12C41FFD"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3CC9D16F" w14:textId="77777777" w:rsidR="00A05C83" w:rsidRDefault="00000000">
            <w:pPr>
              <w:spacing w:before="30" w:after="30"/>
            </w:pPr>
            <w:r>
              <w:rPr>
                <w:color w:val="1A1A2E"/>
                <w:sz w:val="18"/>
                <w:szCs w:val="18"/>
              </w:rPr>
              <w:t>Hour 24–36 Sat night</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25746B90" w14:textId="77777777" w:rsidR="00A05C83" w:rsidRDefault="00000000">
            <w:pPr>
              <w:spacing w:before="30" w:after="30"/>
            </w:pPr>
            <w:r>
              <w:rPr>
                <w:color w:val="1A1A2E"/>
                <w:sz w:val="18"/>
                <w:szCs w:val="18"/>
              </w:rPr>
              <w:t>Polish + Brief</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7E4F3DCA" w14:textId="77777777" w:rsidR="00A05C83" w:rsidRDefault="00000000">
            <w:pPr>
              <w:spacing w:before="30" w:after="30"/>
            </w:pPr>
            <w:r>
              <w:rPr>
                <w:color w:val="1A1A2E"/>
                <w:sz w:val="18"/>
                <w:szCs w:val="18"/>
              </w:rPr>
              <w:t>Review Orchestrator coaching brief, Weakness Map dashboard (Databricks), UI/UX complete on Lovable, Session state saving</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41025D5A" w14:textId="77777777" w:rsidR="00A05C83" w:rsidRDefault="00000000">
            <w:pPr>
              <w:spacing w:before="30" w:after="30"/>
            </w:pPr>
            <w:r>
              <w:rPr>
                <w:color w:val="1A1A2E"/>
                <w:sz w:val="18"/>
                <w:szCs w:val="18"/>
              </w:rPr>
              <w:t>Full demo scenario A runs end-to-end without error</w:t>
            </w:r>
          </w:p>
        </w:tc>
      </w:tr>
      <w:tr w:rsidR="00A05C83" w14:paraId="2E995447"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090BDBAB" w14:textId="77777777" w:rsidR="00A05C83" w:rsidRDefault="00000000">
            <w:pPr>
              <w:spacing w:before="30" w:after="30"/>
            </w:pPr>
            <w:r>
              <w:rPr>
                <w:color w:val="1A1A2E"/>
                <w:sz w:val="18"/>
                <w:szCs w:val="18"/>
              </w:rPr>
              <w:t>Hour 36–44 Sun Feb 22</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26F6EFC9" w14:textId="77777777" w:rsidR="00A05C83" w:rsidRDefault="00000000">
            <w:pPr>
              <w:spacing w:before="30" w:after="30"/>
            </w:pPr>
            <w:r>
              <w:rPr>
                <w:color w:val="1A1A2E"/>
                <w:sz w:val="18"/>
                <w:szCs w:val="18"/>
              </w:rPr>
              <w:t>Integration</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6A59C27E" w14:textId="77777777" w:rsidR="00A05C83" w:rsidRDefault="00000000">
            <w:pPr>
              <w:spacing w:before="30" w:after="30"/>
            </w:pPr>
            <w:r>
              <w:rPr>
                <w:color w:val="1A1A2E"/>
                <w:sz w:val="18"/>
                <w:szCs w:val="18"/>
              </w:rPr>
              <w:t>Cross-session witness profile, coach voice narration, brief PDF export, load test 5 concurrent sessions</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108738C3" w14:textId="77777777" w:rsidR="00A05C83" w:rsidRDefault="00000000">
            <w:pPr>
              <w:spacing w:before="30" w:after="30"/>
            </w:pPr>
            <w:r>
              <w:rPr>
                <w:color w:val="1A1A2E"/>
                <w:sz w:val="18"/>
                <w:szCs w:val="18"/>
              </w:rPr>
              <w:t>Demo scenario B (multi-session) runs successfully</w:t>
            </w:r>
          </w:p>
        </w:tc>
      </w:tr>
      <w:tr w:rsidR="00A05C83" w14:paraId="4C8F5B10"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4B42ED8D" w14:textId="77777777" w:rsidR="00A05C83" w:rsidRDefault="00000000">
            <w:pPr>
              <w:spacing w:before="30" w:after="30"/>
            </w:pPr>
            <w:r>
              <w:rPr>
                <w:color w:val="1A1A2E"/>
                <w:sz w:val="18"/>
                <w:szCs w:val="18"/>
              </w:rPr>
              <w:t>Hour 44–48 Sun closing</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61A0182E" w14:textId="77777777" w:rsidR="00A05C83" w:rsidRDefault="00000000">
            <w:pPr>
              <w:spacing w:before="30" w:after="30"/>
            </w:pPr>
            <w:r>
              <w:rPr>
                <w:color w:val="1A1A2E"/>
                <w:sz w:val="18"/>
                <w:szCs w:val="18"/>
              </w:rPr>
              <w:t>Demo Prep</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55CC945F" w14:textId="77777777" w:rsidR="00A05C83" w:rsidRDefault="00000000">
            <w:pPr>
              <w:spacing w:before="30" w:after="30"/>
            </w:pPr>
            <w:r>
              <w:rPr>
                <w:color w:val="1A1A2E"/>
                <w:sz w:val="18"/>
                <w:szCs w:val="18"/>
              </w:rPr>
              <w:t>Devpost writeup, architecture diagram, pitch rehearsal x3, backup demo recording</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2464DD6D" w14:textId="77777777" w:rsidR="00A05C83" w:rsidRDefault="00000000">
            <w:pPr>
              <w:spacing w:before="30" w:after="30"/>
            </w:pPr>
            <w:r>
              <w:rPr>
                <w:color w:val="1A1A2E"/>
                <w:sz w:val="18"/>
                <w:szCs w:val="18"/>
              </w:rPr>
              <w:t>Team confident to demo live to all judge panels</w:t>
            </w:r>
          </w:p>
        </w:tc>
      </w:tr>
    </w:tbl>
    <w:p w14:paraId="32A5650E" w14:textId="77777777" w:rsidR="00A05C83" w:rsidRDefault="00A05C83">
      <w:pPr>
        <w:spacing w:before="80"/>
      </w:pPr>
    </w:p>
    <w:p w14:paraId="0E22A7AD" w14:textId="77777777" w:rsidR="00A05C83" w:rsidRDefault="00000000">
      <w:pPr>
        <w:pStyle w:val="Heading2"/>
      </w:pPr>
      <w:r>
        <w:t>Post-Hackathon Commercial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8"/>
        <w:gridCol w:w="1071"/>
        <w:gridCol w:w="4572"/>
        <w:gridCol w:w="1979"/>
      </w:tblGrid>
      <w:tr w:rsidR="00A05C83" w14:paraId="1FE4947B" w14:textId="77777777">
        <w:tblPrEx>
          <w:tblCellMar>
            <w:top w:w="0" w:type="dxa"/>
            <w:bottom w:w="0" w:type="dxa"/>
          </w:tblCellMar>
        </w:tblPrEx>
        <w:trPr>
          <w:tblHeader/>
        </w:trPr>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6287464D" w14:textId="77777777" w:rsidR="00A05C83" w:rsidRDefault="00000000">
            <w:r>
              <w:rPr>
                <w:b/>
                <w:bCs/>
                <w:color w:val="FFFFFF"/>
                <w:sz w:val="19"/>
                <w:szCs w:val="19"/>
              </w:rPr>
              <w:t>Feature</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7AA0E97C" w14:textId="77777777" w:rsidR="00A05C83" w:rsidRDefault="00000000">
            <w:r>
              <w:rPr>
                <w:b/>
                <w:bCs/>
                <w:color w:val="FFFFFF"/>
                <w:sz w:val="19"/>
                <w:szCs w:val="19"/>
              </w:rPr>
              <w:t>User Story</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0A2A415F" w14:textId="77777777" w:rsidR="00A05C83" w:rsidRDefault="00000000">
            <w:r>
              <w:rPr>
                <w:b/>
                <w:bCs/>
                <w:color w:val="FFFFFF"/>
                <w:sz w:val="19"/>
                <w:szCs w:val="19"/>
              </w:rPr>
              <w:t>Acceptance Criteria</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121A8ECA" w14:textId="77777777" w:rsidR="00A05C83" w:rsidRDefault="00000000">
            <w:r>
              <w:rPr>
                <w:b/>
                <w:bCs/>
                <w:color w:val="FFFFFF"/>
                <w:sz w:val="19"/>
                <w:szCs w:val="19"/>
              </w:rPr>
              <w:t>Success Metric</w:t>
            </w:r>
          </w:p>
        </w:tc>
      </w:tr>
      <w:tr w:rsidR="00A05C83" w14:paraId="685B60A8"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1F20F5E6" w14:textId="77777777" w:rsidR="00A05C83" w:rsidRDefault="00000000">
            <w:pPr>
              <w:spacing w:before="30" w:after="30"/>
            </w:pPr>
            <w:r>
              <w:rPr>
                <w:color w:val="1A1A2E"/>
                <w:sz w:val="18"/>
                <w:szCs w:val="18"/>
              </w:rPr>
              <w:t>Month 1–2 March–April 2026</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4E862968" w14:textId="77777777" w:rsidR="00A05C83" w:rsidRDefault="00000000">
            <w:pPr>
              <w:spacing w:before="30" w:after="30"/>
            </w:pPr>
            <w:r>
              <w:rPr>
                <w:color w:val="1A1A2E"/>
                <w:sz w:val="18"/>
                <w:szCs w:val="18"/>
              </w:rPr>
              <w:t>v1.0 Beta</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0BEF651C" w14:textId="77777777" w:rsidR="00A05C83" w:rsidRDefault="00000000">
            <w:pPr>
              <w:spacing w:before="30" w:after="30"/>
            </w:pPr>
            <w:r>
              <w:rPr>
                <w:color w:val="1A1A2E"/>
                <w:sz w:val="18"/>
                <w:szCs w:val="18"/>
              </w:rPr>
              <w:t>P0 features hardened, security audit, 3 law firm pilot agreements signed, FRE accuracy legal review</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7A068CFB" w14:textId="77777777" w:rsidR="00A05C83" w:rsidRDefault="00000000">
            <w:pPr>
              <w:spacing w:before="30" w:after="30"/>
            </w:pPr>
            <w:r>
              <w:rPr>
                <w:color w:val="1A1A2E"/>
                <w:sz w:val="18"/>
                <w:szCs w:val="18"/>
              </w:rPr>
              <w:t>3 paid pilots signed at $2,500/mo</w:t>
            </w:r>
          </w:p>
        </w:tc>
      </w:tr>
      <w:tr w:rsidR="00A05C83" w14:paraId="7E48A1E6"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14980764" w14:textId="77777777" w:rsidR="00A05C83" w:rsidRDefault="00000000">
            <w:pPr>
              <w:spacing w:before="30" w:after="30"/>
            </w:pPr>
            <w:r>
              <w:rPr>
                <w:color w:val="1A1A2E"/>
                <w:sz w:val="18"/>
                <w:szCs w:val="18"/>
              </w:rPr>
              <w:t>Month 3 May 2026</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2760528F" w14:textId="77777777" w:rsidR="00A05C83" w:rsidRDefault="00000000">
            <w:pPr>
              <w:spacing w:before="30" w:after="30"/>
            </w:pPr>
            <w:r>
              <w:rPr>
                <w:color w:val="1A1A2E"/>
                <w:sz w:val="18"/>
                <w:szCs w:val="18"/>
              </w:rPr>
              <w:t>v1.0 Launch</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354BF983" w14:textId="77777777" w:rsidR="00A05C83" w:rsidRDefault="00000000">
            <w:pPr>
              <w:spacing w:before="30" w:after="30"/>
            </w:pPr>
            <w:r>
              <w:rPr>
                <w:color w:val="1A1A2E"/>
                <w:sz w:val="18"/>
                <w:szCs w:val="18"/>
              </w:rPr>
              <w:t>Public launch, P1 features (Weakness Map, Cross-session profiles), Databricks production migration</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3EAFEDF5" w14:textId="77777777" w:rsidR="00A05C83" w:rsidRDefault="00000000">
            <w:pPr>
              <w:spacing w:before="30" w:after="30"/>
            </w:pPr>
            <w:r>
              <w:rPr>
                <w:color w:val="1A1A2E"/>
                <w:sz w:val="18"/>
                <w:szCs w:val="18"/>
              </w:rPr>
              <w:t>20 paying firms, $50K ARR</w:t>
            </w:r>
          </w:p>
        </w:tc>
      </w:tr>
      <w:tr w:rsidR="00A05C83" w14:paraId="71D41DE3"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4377E2D9" w14:textId="77777777" w:rsidR="00A05C83" w:rsidRDefault="00000000">
            <w:pPr>
              <w:spacing w:before="30" w:after="30"/>
            </w:pPr>
            <w:r>
              <w:rPr>
                <w:color w:val="1A1A2E"/>
                <w:sz w:val="18"/>
                <w:szCs w:val="18"/>
              </w:rPr>
              <w:t>Month 4–6 Q3 2026</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6946870E" w14:textId="77777777" w:rsidR="00A05C83" w:rsidRDefault="00000000">
            <w:pPr>
              <w:spacing w:before="30" w:after="30"/>
            </w:pPr>
            <w:r>
              <w:rPr>
                <w:color w:val="1A1A2E"/>
                <w:sz w:val="18"/>
                <w:szCs w:val="18"/>
              </w:rPr>
              <w:t>v1.1</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51B81753" w14:textId="77777777" w:rsidR="00A05C83" w:rsidRDefault="00000000">
            <w:pPr>
              <w:spacing w:before="30" w:after="30"/>
            </w:pPr>
            <w:r>
              <w:rPr>
                <w:color w:val="1A1A2E"/>
                <w:sz w:val="18"/>
                <w:szCs w:val="18"/>
              </w:rPr>
              <w:t>P1 complete (Argument Strength Scoring), MLflow case pattern tracking, WCAG compliance audit</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1E63B2EE" w14:textId="77777777" w:rsidR="00A05C83" w:rsidRDefault="00000000">
            <w:pPr>
              <w:spacing w:before="30" w:after="30"/>
            </w:pPr>
            <w:r>
              <w:rPr>
                <w:color w:val="1A1A2E"/>
                <w:sz w:val="18"/>
                <w:szCs w:val="18"/>
              </w:rPr>
              <w:t>50 firms, $150K ARR</w:t>
            </w:r>
          </w:p>
        </w:tc>
      </w:tr>
      <w:tr w:rsidR="00A05C83" w14:paraId="1838DBE0"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718B8DF7" w14:textId="77777777" w:rsidR="00A05C83" w:rsidRDefault="00000000">
            <w:pPr>
              <w:spacing w:before="30" w:after="30"/>
            </w:pPr>
            <w:r>
              <w:rPr>
                <w:color w:val="1A1A2E"/>
                <w:sz w:val="18"/>
                <w:szCs w:val="18"/>
              </w:rPr>
              <w:t>Month 7–12 2026</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11D22A5B" w14:textId="77777777" w:rsidR="00A05C83" w:rsidRDefault="00000000">
            <w:pPr>
              <w:spacing w:before="30" w:after="30"/>
            </w:pPr>
            <w:r>
              <w:rPr>
                <w:color w:val="1A1A2E"/>
                <w:sz w:val="18"/>
                <w:szCs w:val="18"/>
              </w:rPr>
              <w:t>v2.0</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46AF8EA5" w14:textId="77777777" w:rsidR="00A05C83" w:rsidRDefault="00000000">
            <w:pPr>
              <w:spacing w:before="30" w:after="30"/>
            </w:pPr>
            <w:r>
              <w:rPr>
                <w:color w:val="1A1A2E"/>
                <w:sz w:val="18"/>
                <w:szCs w:val="18"/>
              </w:rPr>
              <w:t>P2 features: Real-Time Coaching Mode, multi-jurisdiction statute DB, Clio/iManage integrations</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58002283" w14:textId="77777777" w:rsidR="00A05C83" w:rsidRDefault="00000000">
            <w:pPr>
              <w:spacing w:before="30" w:after="30"/>
            </w:pPr>
            <w:r>
              <w:rPr>
                <w:color w:val="1A1A2E"/>
                <w:sz w:val="18"/>
                <w:szCs w:val="18"/>
              </w:rPr>
              <w:t>150+ firms, $500K ARR target</w:t>
            </w:r>
          </w:p>
        </w:tc>
      </w:tr>
    </w:tbl>
    <w:p w14:paraId="5857E382" w14:textId="77777777" w:rsidR="00A05C83" w:rsidRDefault="00A05C83">
      <w:pPr>
        <w:spacing w:before="120"/>
      </w:pPr>
    </w:p>
    <w:p w14:paraId="3EBFE8D7" w14:textId="77777777" w:rsidR="00A05C83" w:rsidRDefault="00000000">
      <w:pPr>
        <w:pStyle w:val="Heading1"/>
        <w:pBdr>
          <w:bottom w:val="single" w:sz="6" w:space="4" w:color="E94560"/>
        </w:pBdr>
      </w:pPr>
      <w:r>
        <w:t>Appendix A: Sponsor Prize Alignment</w:t>
      </w:r>
    </w:p>
    <w:p w14:paraId="6354482F" w14:textId="77777777" w:rsidR="00A05C83" w:rsidRDefault="00A05C83">
      <w:pPr>
        <w:spacing w:before="60"/>
      </w:pPr>
    </w:p>
    <w:p w14:paraId="3362293D" w14:textId="77777777" w:rsidR="00A05C83" w:rsidRDefault="00000000">
      <w:pPr>
        <w:spacing w:before="60" w:after="100"/>
      </w:pPr>
      <w:r>
        <w:rPr>
          <w:color w:val="1A1A2E"/>
        </w:rPr>
        <w:t>The following matrix maps VERDICT's technical implementation to each sponsor's prize criteria:</w:t>
      </w:r>
    </w:p>
    <w:p w14:paraId="57D4CDCB" w14:textId="77777777" w:rsidR="00A05C83" w:rsidRDefault="00A05C8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7"/>
        <w:gridCol w:w="2242"/>
        <w:gridCol w:w="2621"/>
        <w:gridCol w:w="3040"/>
      </w:tblGrid>
      <w:tr w:rsidR="00A05C83" w14:paraId="451D055A" w14:textId="77777777">
        <w:tblPrEx>
          <w:tblCellMar>
            <w:top w:w="0" w:type="dxa"/>
            <w:bottom w:w="0" w:type="dxa"/>
          </w:tblCellMar>
        </w:tblPrEx>
        <w:trPr>
          <w:tblHeader/>
        </w:trPr>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19E7CD46" w14:textId="77777777" w:rsidR="00A05C83" w:rsidRDefault="00000000">
            <w:r>
              <w:rPr>
                <w:b/>
                <w:bCs/>
                <w:color w:val="FFFFFF"/>
                <w:sz w:val="19"/>
                <w:szCs w:val="19"/>
              </w:rPr>
              <w:t>Feature</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6CBAB8D0" w14:textId="77777777" w:rsidR="00A05C83" w:rsidRDefault="00000000">
            <w:r>
              <w:rPr>
                <w:b/>
                <w:bCs/>
                <w:color w:val="FFFFFF"/>
                <w:sz w:val="19"/>
                <w:szCs w:val="19"/>
              </w:rPr>
              <w:t>User Story</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52510137" w14:textId="77777777" w:rsidR="00A05C83" w:rsidRDefault="00000000">
            <w:r>
              <w:rPr>
                <w:b/>
                <w:bCs/>
                <w:color w:val="FFFFFF"/>
                <w:sz w:val="19"/>
                <w:szCs w:val="19"/>
              </w:rPr>
              <w:t>Acceptance Criteria</w:t>
            </w:r>
          </w:p>
        </w:tc>
        <w:tc>
          <w:tcPr>
            <w:tcW w:w="0" w:type="auto"/>
            <w:tcBorders>
              <w:top w:val="single" w:sz="1" w:space="0" w:color="D5D8DC"/>
              <w:left w:val="single" w:sz="1" w:space="0" w:color="D5D8DC"/>
              <w:bottom w:val="single" w:sz="1" w:space="0" w:color="D5D8DC"/>
              <w:right w:val="single" w:sz="1" w:space="0" w:color="D5D8DC"/>
            </w:tcBorders>
            <w:shd w:val="clear" w:color="auto" w:fill="1A1A2E"/>
            <w:tcMar>
              <w:top w:w="100" w:type="dxa"/>
              <w:left w:w="150" w:type="dxa"/>
              <w:bottom w:w="100" w:type="dxa"/>
              <w:right w:w="150" w:type="dxa"/>
            </w:tcMar>
          </w:tcPr>
          <w:p w14:paraId="08A88C5A" w14:textId="77777777" w:rsidR="00A05C83" w:rsidRDefault="00000000">
            <w:r>
              <w:rPr>
                <w:b/>
                <w:bCs/>
                <w:color w:val="FFFFFF"/>
                <w:sz w:val="19"/>
                <w:szCs w:val="19"/>
              </w:rPr>
              <w:t>Success Metric</w:t>
            </w:r>
          </w:p>
        </w:tc>
      </w:tr>
      <w:tr w:rsidR="00A05C83" w14:paraId="63BEC140"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0563316E" w14:textId="77777777" w:rsidR="00A05C83" w:rsidRDefault="00000000">
            <w:pPr>
              <w:spacing w:before="30" w:after="30"/>
            </w:pPr>
            <w:r>
              <w:rPr>
                <w:color w:val="1A1A2E"/>
                <w:sz w:val="18"/>
                <w:szCs w:val="18"/>
              </w:rPr>
              <w:t>ElevenLabs $7,920</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496BF35F" w14:textId="77777777" w:rsidR="00A05C83" w:rsidRDefault="00000000">
            <w:pPr>
              <w:spacing w:before="30" w:after="30"/>
            </w:pPr>
            <w:r>
              <w:rPr>
                <w:color w:val="1A1A2E"/>
                <w:sz w:val="18"/>
                <w:szCs w:val="18"/>
              </w:rPr>
              <w:t>Interrogator voice, Coach voice, Objection alert audio</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4D645602" w14:textId="77777777" w:rsidR="00A05C83" w:rsidRDefault="00000000">
            <w:pPr>
              <w:spacing w:before="30" w:after="30"/>
            </w:pPr>
            <w:r>
              <w:rPr>
                <w:color w:val="1A1A2E"/>
                <w:sz w:val="18"/>
                <w:szCs w:val="18"/>
              </w:rPr>
              <w:t>Remove ElevenLabs → no voice pressure → product collapses to text interface. Voice IS the simulation.</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1D44640B" w14:textId="77777777" w:rsidR="00A05C83" w:rsidRDefault="00000000">
            <w:pPr>
              <w:spacing w:before="30" w:after="30"/>
            </w:pPr>
            <w:r>
              <w:rPr>
                <w:color w:val="1A1A2E"/>
                <w:sz w:val="18"/>
                <w:szCs w:val="18"/>
              </w:rPr>
              <w:t>Dual behavioral voice profiles, VAD-triggered escalation, sub-1.5s objection audio injection</w:t>
            </w:r>
          </w:p>
        </w:tc>
      </w:tr>
      <w:tr w:rsidR="00A05C83" w14:paraId="06FA6954"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2808AA7D" w14:textId="77777777" w:rsidR="00A05C83" w:rsidRDefault="00000000">
            <w:pPr>
              <w:spacing w:before="30" w:after="30"/>
            </w:pPr>
            <w:r>
              <w:rPr>
                <w:color w:val="1A1A2E"/>
                <w:sz w:val="18"/>
                <w:szCs w:val="18"/>
              </w:rPr>
              <w:t>Databricks $3,000</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6F814903" w14:textId="77777777" w:rsidR="00A05C83" w:rsidRDefault="00000000">
            <w:pPr>
              <w:spacing w:before="30" w:after="30"/>
            </w:pPr>
            <w:r>
              <w:rPr>
                <w:color w:val="1A1A2E"/>
                <w:sz w:val="18"/>
                <w:szCs w:val="18"/>
              </w:rPr>
              <w:t>Document ingestion pipeline, Delta Live Tables, Weakness Map dashboard</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4DDADC7E" w14:textId="77777777" w:rsidR="00A05C83" w:rsidRDefault="00000000">
            <w:pPr>
              <w:spacing w:before="30" w:after="30"/>
            </w:pPr>
            <w:r>
              <w:rPr>
                <w:color w:val="1A1A2E"/>
                <w:sz w:val="18"/>
                <w:szCs w:val="18"/>
              </w:rPr>
              <w:t>Legal document corpus stored in Delta Lake; real-time event streaming from session exchanges to analytics</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6049B6E5" w14:textId="77777777" w:rsidR="00A05C83" w:rsidRDefault="00000000">
            <w:pPr>
              <w:spacing w:before="30" w:after="30"/>
            </w:pPr>
            <w:r>
              <w:rPr>
                <w:color w:val="1A1A2E"/>
                <w:sz w:val="18"/>
                <w:szCs w:val="18"/>
              </w:rPr>
              <w:t>Live dashboard showing weakness radar chart and session score trends</w:t>
            </w:r>
          </w:p>
        </w:tc>
      </w:tr>
      <w:tr w:rsidR="00A05C83" w14:paraId="304E1617"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4FA771D7" w14:textId="77777777" w:rsidR="00A05C83" w:rsidRDefault="00000000">
            <w:pPr>
              <w:spacing w:before="30" w:after="30"/>
            </w:pPr>
            <w:r>
              <w:rPr>
                <w:color w:val="1A1A2E"/>
                <w:sz w:val="18"/>
                <w:szCs w:val="18"/>
              </w:rPr>
              <w:t>Claude SDK $1,000</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65C71307" w14:textId="77777777" w:rsidR="00A05C83" w:rsidRDefault="00000000">
            <w:pPr>
              <w:spacing w:before="30" w:after="30"/>
            </w:pPr>
            <w:r>
              <w:rPr>
                <w:color w:val="1A1A2E"/>
                <w:sz w:val="18"/>
                <w:szCs w:val="18"/>
              </w:rPr>
              <w:t>4 named agents: Interrogator, Objection Copilot, Inconsistency Detector, Review Orchestrator</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2131F027" w14:textId="77777777" w:rsidR="00A05C83" w:rsidRDefault="00000000">
            <w:pPr>
              <w:spacing w:before="30" w:after="30"/>
            </w:pPr>
            <w:r>
              <w:rPr>
                <w:color w:val="1A1A2E"/>
                <w:sz w:val="18"/>
                <w:szCs w:val="18"/>
              </w:rPr>
              <w:t>State machine architecture; each agent has distinct system prompt, tool access, and handoff protocol</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13D6BE45" w14:textId="77777777" w:rsidR="00A05C83" w:rsidRDefault="00000000">
            <w:pPr>
              <w:spacing w:before="30" w:after="30"/>
            </w:pPr>
            <w:r>
              <w:rPr>
                <w:color w:val="1A1A2E"/>
                <w:sz w:val="18"/>
                <w:szCs w:val="18"/>
              </w:rPr>
              <w:t>Architecture diagram showing agent handoffs and state transitions</w:t>
            </w:r>
          </w:p>
        </w:tc>
      </w:tr>
      <w:tr w:rsidR="00A05C83" w14:paraId="60D0B0C3"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3EB22C99" w14:textId="77777777" w:rsidR="00A05C83" w:rsidRDefault="00000000">
            <w:pPr>
              <w:spacing w:before="30" w:after="30"/>
            </w:pPr>
            <w:r>
              <w:rPr>
                <w:color w:val="1A1A2E"/>
                <w:sz w:val="18"/>
                <w:szCs w:val="18"/>
              </w:rPr>
              <w:t>August.law AI Automation Track</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5465C4EB" w14:textId="77777777" w:rsidR="00A05C83" w:rsidRDefault="00000000">
            <w:pPr>
              <w:spacing w:before="30" w:after="30"/>
            </w:pPr>
            <w:r>
              <w:rPr>
                <w:color w:val="1A1A2E"/>
                <w:sz w:val="18"/>
                <w:szCs w:val="18"/>
              </w:rPr>
              <w:t>End-to-end deposition prep automation for midsize law firms</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5F405551" w14:textId="77777777" w:rsidR="00A05C83" w:rsidRDefault="00000000">
            <w:pPr>
              <w:spacing w:before="30" w:after="30"/>
            </w:pPr>
            <w:r>
              <w:rPr>
                <w:color w:val="1A1A2E"/>
                <w:sz w:val="18"/>
                <w:szCs w:val="18"/>
              </w:rPr>
              <w:t>Built for August.law's exact customer: litigation attorneys at firms with 25–200 headcount</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4215FE7C" w14:textId="77777777" w:rsidR="00A05C83" w:rsidRDefault="00000000">
            <w:pPr>
              <w:spacing w:before="30" w:after="30"/>
            </w:pPr>
            <w:r>
              <w:rPr>
                <w:color w:val="1A1A2E"/>
                <w:sz w:val="18"/>
                <w:szCs w:val="18"/>
              </w:rPr>
              <w:t>Cross-session witness profile = recurring revenue; coaching brief = core automation deliverable</w:t>
            </w:r>
          </w:p>
        </w:tc>
      </w:tr>
      <w:tr w:rsidR="00A05C83" w14:paraId="4ABBBF4D"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411A2140" w14:textId="77777777" w:rsidR="00A05C83" w:rsidRDefault="00000000">
            <w:pPr>
              <w:spacing w:before="30" w:after="30"/>
            </w:pPr>
            <w:r>
              <w:rPr>
                <w:color w:val="1A1A2E"/>
                <w:sz w:val="18"/>
                <w:szCs w:val="18"/>
              </w:rPr>
              <w:t>NVIDIA Nemotron Bonus</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227A6A1F" w14:textId="77777777" w:rsidR="00A05C83" w:rsidRDefault="00000000">
            <w:pPr>
              <w:spacing w:before="30" w:after="30"/>
            </w:pPr>
            <w:r>
              <w:rPr>
                <w:color w:val="1A1A2E"/>
                <w:sz w:val="18"/>
                <w:szCs w:val="18"/>
              </w:rPr>
              <w:t>Argument strength scoring, self-reflection gate at 0.75 confidence threshold</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4D45E0E2" w14:textId="77777777" w:rsidR="00A05C83" w:rsidRDefault="00000000">
            <w:pPr>
              <w:spacing w:before="30" w:after="30"/>
            </w:pPr>
            <w:r>
              <w:rPr>
                <w:color w:val="1A1A2E"/>
                <w:sz w:val="18"/>
                <w:szCs w:val="18"/>
              </w:rPr>
              <w:t>Nemotron handles multi-document logical reasoning; Claude handles NL generation — role separation is architecturally justified</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50" w:type="dxa"/>
              <w:bottom w:w="100" w:type="dxa"/>
              <w:right w:w="150" w:type="dxa"/>
            </w:tcMar>
          </w:tcPr>
          <w:p w14:paraId="0CD10BBB" w14:textId="77777777" w:rsidR="00A05C83" w:rsidRDefault="00000000">
            <w:pPr>
              <w:spacing w:before="30" w:after="30"/>
            </w:pPr>
            <w:r>
              <w:rPr>
                <w:color w:val="1A1A2E"/>
                <w:sz w:val="18"/>
                <w:szCs w:val="18"/>
              </w:rPr>
              <w:t>Show raw Nemotron JSON output with contradiction_confidence field</w:t>
            </w:r>
          </w:p>
        </w:tc>
      </w:tr>
      <w:tr w:rsidR="00A05C83" w14:paraId="6DB0D59A"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1FA6D9EC" w14:textId="77777777" w:rsidR="00A05C83" w:rsidRDefault="00000000">
            <w:pPr>
              <w:spacing w:before="30" w:after="30"/>
            </w:pPr>
            <w:r>
              <w:rPr>
                <w:color w:val="1A1A2E"/>
                <w:sz w:val="18"/>
                <w:szCs w:val="18"/>
              </w:rPr>
              <w:t>Nozomio Nia Bonus</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5F02EA41" w14:textId="77777777" w:rsidR="00A05C83" w:rsidRDefault="00000000">
            <w:pPr>
              <w:spacing w:before="30" w:after="30"/>
            </w:pPr>
            <w:r>
              <w:rPr>
                <w:color w:val="1A1A2E"/>
                <w:sz w:val="18"/>
                <w:szCs w:val="18"/>
              </w:rPr>
              <w:t>FRE rules corpus + case documents indexed via Nia MCP server</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0DE1B04F" w14:textId="77777777" w:rsidR="00A05C83" w:rsidRDefault="00000000">
            <w:pPr>
              <w:spacing w:before="30" w:after="30"/>
            </w:pPr>
            <w:r>
              <w:rPr>
                <w:color w:val="1A1A2E"/>
                <w:sz w:val="18"/>
                <w:szCs w:val="18"/>
              </w:rPr>
              <w:t>All 4 agents query Nia for context — Nia is the shared knowledge layer, not a one-off RAG database</w:t>
            </w:r>
          </w:p>
        </w:tc>
        <w:tc>
          <w:tcPr>
            <w:tcW w:w="0" w:type="auto"/>
            <w:tcBorders>
              <w:top w:val="single" w:sz="1" w:space="0" w:color="D5D8DC"/>
              <w:left w:val="single" w:sz="1" w:space="0" w:color="D5D8DC"/>
              <w:bottom w:val="single" w:sz="1" w:space="0" w:color="D5D8DC"/>
              <w:right w:val="single" w:sz="1" w:space="0" w:color="D5D8DC"/>
            </w:tcBorders>
            <w:shd w:val="clear" w:color="auto" w:fill="F8F9FA"/>
            <w:tcMar>
              <w:top w:w="100" w:type="dxa"/>
              <w:left w:w="150" w:type="dxa"/>
              <w:bottom w:w="100" w:type="dxa"/>
              <w:right w:w="150" w:type="dxa"/>
            </w:tcMar>
          </w:tcPr>
          <w:p w14:paraId="2635815F" w14:textId="77777777" w:rsidR="00A05C83" w:rsidRDefault="00000000">
            <w:pPr>
              <w:spacing w:before="30" w:after="30"/>
            </w:pPr>
            <w:r>
              <w:rPr>
                <w:color w:val="1A1A2E"/>
                <w:sz w:val="18"/>
                <w:szCs w:val="18"/>
              </w:rPr>
              <w:t>Show Nia API call returning FRE 801 text during live objection detection</w:t>
            </w:r>
          </w:p>
        </w:tc>
      </w:tr>
    </w:tbl>
    <w:p w14:paraId="33FF68B6" w14:textId="77777777" w:rsidR="00A05C83" w:rsidRDefault="00A05C83">
      <w:pPr>
        <w:spacing w:before="80"/>
      </w:pPr>
    </w:p>
    <w:p w14:paraId="6860DA04" w14:textId="77777777" w:rsidR="00A05C83" w:rsidRDefault="00000000">
      <w:pPr>
        <w:pStyle w:val="Heading1"/>
        <w:pBdr>
          <w:bottom w:val="single" w:sz="6" w:space="4" w:color="E94560"/>
        </w:pBdr>
      </w:pPr>
      <w:r>
        <w:t>Appendix B: Agent Architecture Summary</w:t>
      </w:r>
    </w:p>
    <w:p w14:paraId="6698CBBA" w14:textId="77777777" w:rsidR="00A05C83" w:rsidRDefault="00A05C8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5C83" w14:paraId="5AC5E5AB" w14:textId="77777777">
        <w:tblPrEx>
          <w:tblCellMar>
            <w:top w:w="0" w:type="dxa"/>
            <w:bottom w:w="0" w:type="dxa"/>
          </w:tblCellMar>
        </w:tblPrEx>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50" w:type="dxa"/>
              <w:bottom w:w="100" w:type="dxa"/>
              <w:right w:w="150" w:type="dxa"/>
            </w:tcMar>
          </w:tcPr>
          <w:p w14:paraId="0ECC9D94" w14:textId="77777777" w:rsidR="00A05C83" w:rsidRDefault="00000000">
            <w:r>
              <w:rPr>
                <w:b/>
                <w:bCs/>
                <w:color w:val="FFFFFF"/>
              </w:rPr>
              <w:t>The Four Agents of VERDICT</w:t>
            </w:r>
          </w:p>
        </w:tc>
      </w:tr>
      <w:tr w:rsidR="00A05C83" w14:paraId="6CA40238" w14:textId="77777777">
        <w:tblPrEx>
          <w:tblCellMar>
            <w:top w:w="0" w:type="dxa"/>
            <w:bottom w:w="0" w:type="dxa"/>
          </w:tblCellMar>
        </w:tblPrEx>
        <w:tc>
          <w:tcPr>
            <w:tcW w:w="0" w:type="auto"/>
            <w:tcBorders>
              <w:top w:val="single" w:sz="1" w:space="0" w:color="0F3460"/>
              <w:left w:val="single" w:sz="1" w:space="0" w:color="0F3460"/>
              <w:bottom w:val="single" w:sz="1" w:space="0" w:color="0F3460"/>
              <w:right w:val="single" w:sz="1" w:space="0" w:color="0F3460"/>
            </w:tcBorders>
            <w:shd w:val="clear" w:color="auto" w:fill="EBF5FB"/>
            <w:tcMar>
              <w:top w:w="100" w:type="dxa"/>
              <w:left w:w="150" w:type="dxa"/>
              <w:bottom w:w="100" w:type="dxa"/>
              <w:right w:w="150" w:type="dxa"/>
            </w:tcMar>
          </w:tcPr>
          <w:p w14:paraId="7508C615" w14:textId="77777777" w:rsidR="00A05C83" w:rsidRDefault="00000000">
            <w:pPr>
              <w:spacing w:before="40" w:after="40"/>
            </w:pPr>
            <w:r>
              <w:rPr>
                <w:color w:val="1A1A2E"/>
                <w:sz w:val="20"/>
                <w:szCs w:val="20"/>
              </w:rPr>
              <w:t>INTERROGATOR — The Opponent. ElevenLabs voice. Claude-orchestrated question strategy. Adapts aggression based on witness hesitation and case type. Does NOT know prior sessions — receives only current case facts.</w:t>
            </w:r>
          </w:p>
        </w:tc>
      </w:tr>
      <w:tr w:rsidR="00A05C83" w14:paraId="7F942BE1" w14:textId="77777777">
        <w:tblPrEx>
          <w:tblCellMar>
            <w:top w:w="0" w:type="dxa"/>
            <w:bottom w:w="0" w:type="dxa"/>
          </w:tblCellMar>
        </w:tblPrEx>
        <w:tc>
          <w:tcPr>
            <w:tcW w:w="0" w:type="auto"/>
            <w:tcBorders>
              <w:top w:val="single" w:sz="1" w:space="0" w:color="0F3460"/>
              <w:left w:val="single" w:sz="1" w:space="0" w:color="0F3460"/>
              <w:bottom w:val="single" w:sz="1" w:space="0" w:color="0F3460"/>
              <w:right w:val="single" w:sz="1" w:space="0" w:color="0F3460"/>
            </w:tcBorders>
            <w:shd w:val="clear" w:color="auto" w:fill="EBF5FB"/>
            <w:tcMar>
              <w:top w:w="100" w:type="dxa"/>
              <w:left w:w="150" w:type="dxa"/>
              <w:bottom w:w="100" w:type="dxa"/>
              <w:right w:w="150" w:type="dxa"/>
            </w:tcMar>
          </w:tcPr>
          <w:p w14:paraId="6AF62271" w14:textId="77777777" w:rsidR="00A05C83" w:rsidRDefault="00000000">
            <w:pPr>
              <w:spacing w:before="40" w:after="40"/>
            </w:pPr>
            <w:r>
              <w:rPr>
                <w:color w:val="1A1A2E"/>
                <w:sz w:val="20"/>
                <w:szCs w:val="20"/>
              </w:rPr>
              <w:t>OBJECTION COPILOT — The Watchdog. Monitors every question in real time. Queries Nia for FRE rule matching. Fires alert within 1.5s. Logs all events to session record.</w:t>
            </w:r>
          </w:p>
        </w:tc>
      </w:tr>
      <w:tr w:rsidR="00A05C83" w14:paraId="0C06C8B8" w14:textId="77777777">
        <w:tblPrEx>
          <w:tblCellMar>
            <w:top w:w="0" w:type="dxa"/>
            <w:bottom w:w="0" w:type="dxa"/>
          </w:tblCellMar>
        </w:tblPrEx>
        <w:tc>
          <w:tcPr>
            <w:tcW w:w="0" w:type="auto"/>
            <w:tcBorders>
              <w:top w:val="single" w:sz="1" w:space="0" w:color="0F3460"/>
              <w:left w:val="single" w:sz="1" w:space="0" w:color="0F3460"/>
              <w:bottom w:val="single" w:sz="1" w:space="0" w:color="0F3460"/>
              <w:right w:val="single" w:sz="1" w:space="0" w:color="0F3460"/>
            </w:tcBorders>
            <w:shd w:val="clear" w:color="auto" w:fill="EBF5FB"/>
            <w:tcMar>
              <w:top w:w="100" w:type="dxa"/>
              <w:left w:w="150" w:type="dxa"/>
              <w:bottom w:w="100" w:type="dxa"/>
              <w:right w:w="150" w:type="dxa"/>
            </w:tcMar>
          </w:tcPr>
          <w:p w14:paraId="7264470E" w14:textId="77777777" w:rsidR="00A05C83" w:rsidRDefault="00000000">
            <w:pPr>
              <w:spacing w:before="40" w:after="40"/>
            </w:pPr>
            <w:r>
              <w:rPr>
                <w:color w:val="1A1A2E"/>
                <w:sz w:val="20"/>
                <w:szCs w:val="20"/>
              </w:rPr>
              <w:t>INCONSISTENCY DETECTOR — The Historian. Cross-references every answer against Nia-indexed prior sworn statements. Sends candidates to Nemotron for confidence scoring. Only surfaces flags ≥ 0.75 confidence.</w:t>
            </w:r>
          </w:p>
        </w:tc>
      </w:tr>
      <w:tr w:rsidR="00A05C83" w14:paraId="1DC91516" w14:textId="77777777">
        <w:tblPrEx>
          <w:tblCellMar>
            <w:top w:w="0" w:type="dxa"/>
            <w:bottom w:w="0" w:type="dxa"/>
          </w:tblCellMar>
        </w:tblPrEx>
        <w:tc>
          <w:tcPr>
            <w:tcW w:w="0" w:type="auto"/>
            <w:tcBorders>
              <w:top w:val="single" w:sz="1" w:space="0" w:color="0F3460"/>
              <w:left w:val="single" w:sz="1" w:space="0" w:color="0F3460"/>
              <w:bottom w:val="single" w:sz="1" w:space="0" w:color="0F3460"/>
              <w:right w:val="single" w:sz="1" w:space="0" w:color="0F3460"/>
            </w:tcBorders>
            <w:shd w:val="clear" w:color="auto" w:fill="EBF5FB"/>
            <w:tcMar>
              <w:top w:w="100" w:type="dxa"/>
              <w:left w:w="150" w:type="dxa"/>
              <w:bottom w:w="100" w:type="dxa"/>
              <w:right w:w="150" w:type="dxa"/>
            </w:tcMar>
          </w:tcPr>
          <w:p w14:paraId="7B4EEC38" w14:textId="77777777" w:rsidR="00A05C83" w:rsidRDefault="00000000">
            <w:pPr>
              <w:spacing w:before="40" w:after="40"/>
            </w:pPr>
            <w:r>
              <w:rPr>
                <w:color w:val="1A1A2E"/>
                <w:sz w:val="20"/>
                <w:szCs w:val="20"/>
              </w:rPr>
              <w:t>REVIEW ORCHESTRATOR — The Strategist. Receives all session events. Synthesizes coaching brief. Narrates key moments via ElevenLabs Coach voice. Writes Witness Profile delta to Databricks. Hands off to attorney.</w:t>
            </w:r>
            <w:r>
              <w:rPr>
                <w:color w:val="1A1A2E"/>
                <w:sz w:val="20"/>
                <w:szCs w:val="20"/>
              </w:rPr>
              <w:t xml:space="preserve"> </w:t>
            </w:r>
            <w:ins w:id="303" w:author="Claude" w:date="2026-02-21T00:00:00Z">
              <w:r>
                <w:rPr>
                  <w:b/>
                  <w:color w:val="7B2D8B"/>
                  <w:sz w:val="20"/>
                  <w:szCs w:val="20"/>
                </w:rPr>
                <w:t>BEHAVIORAL SENTINEL — The Observer (P1.4, Opt-In).</w:t>
              </w:r>
              <w:r>
                <w:rPr>
                  <w:color w:val="1A1A2E"/>
                  <w:sz w:val="20"/>
                  <w:szCs w:val="20"/>
                </w:rPr>
                <w:t xml:space="preserve"> Runs parallel to all agents (non-blocking). MediaPipe Face Mesh detects FACS Action Units client-side at ≥15 fps. Emits emotion vectors (Fear, Contempt, Disgust, Anger, Surprise, Neutral) with duration metadata. Feeds behavioral signals to Interrogator (triggers escalation) and Inconsistency Detector (upgrades flag severity). Streams emotion vectors to Databricks Delta Live Tables for Composure Timeline. Nemotron performs multimodal reasoning: cross-references emotion vectors against question complexity scores to identify Behavioral Anomalies. All outputs labeled Experimental. No video transmitted. Opt-in only.</w:t>
              </w:r>
            </w:ins>
          </w:p>
        </w:tc>
      </w:tr>
    </w:tbl>
    <w:p w14:paraId="463AA078" w14:textId="77777777" w:rsidR="00A05C83" w:rsidRDefault="00A05C83">
      <w:pPr>
        <w:spacing w:before="200"/>
      </w:pPr>
    </w:p>
    <w:p w14:paraId="522AED44" w14:textId="77777777" w:rsidR="00A05C83" w:rsidRDefault="00000000">
      <w:pPr>
        <w:spacing w:before="60" w:after="100"/>
        <w:jc w:val="center"/>
      </w:pPr>
      <w:r>
        <w:rPr>
          <w:i/>
          <w:iCs/>
          <w:color w:val="5D6D7E"/>
        </w:rPr>
        <w:t>— END OF DOCUMENT —</w:t>
      </w:r>
    </w:p>
    <w:p w14:paraId="53DD2317" w14:textId="77777777" w:rsidR="00A05C83" w:rsidRDefault="00A05C83">
      <w:pPr>
        <w:spacing w:before="60"/>
      </w:pPr>
    </w:p>
    <w:p w14:paraId="65981DF1" w14:textId="77777777" w:rsidR="00A05C83" w:rsidRDefault="00000000">
      <w:pPr>
        <w:spacing w:before="60" w:after="100"/>
        <w:jc w:val="center"/>
      </w:pPr>
      <w:r>
        <w:rPr>
          <w:color w:val="5D6D7E"/>
        </w:rPr>
        <w:t>VERDICT | Product Requirements Document v1.0 | February 21, 2026</w:t>
      </w:r>
    </w:p>
    <w:p w14:paraId="17C198AB" w14:textId="77777777" w:rsidR="00A05C83" w:rsidRDefault="00000000">
      <w:pPr>
        <w:spacing w:before="60" w:after="100"/>
        <w:jc w:val="center"/>
      </w:pPr>
      <w:r>
        <w:rPr>
          <w:color w:val="5D6D7E"/>
        </w:rPr>
        <w:t>Prepared by VoiceFlow Intelligence | NYU Startup Week Buildathon 2026</w:t>
      </w:r>
    </w:p>
    <w:sectPr w:rsidR="00A05C83">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BA311" w14:textId="77777777" w:rsidR="003A5C56" w:rsidRDefault="003A5C56">
      <w:r>
        <w:separator/>
      </w:r>
    </w:p>
  </w:endnote>
  <w:endnote w:type="continuationSeparator" w:id="0">
    <w:p w14:paraId="2ABD2D9B" w14:textId="77777777" w:rsidR="003A5C56" w:rsidRDefault="003A5C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C32D7" w14:textId="77777777" w:rsidR="00A05C83" w:rsidRDefault="00000000">
    <w:pPr>
      <w:jc w:val="center"/>
    </w:pPr>
    <w:r>
      <w:rPr>
        <w:color w:val="5D6D7E"/>
        <w:sz w:val="18"/>
        <w:szCs w:val="18"/>
      </w:rPr>
      <w:t xml:space="preserve">VERDICT — AI Deposition Coaching Platform  |  Confidential  |  Page </w:t>
    </w:r>
    <w:r>
      <w:rPr>
        <w:color w:val="5D6D7E"/>
        <w:sz w:val="18"/>
        <w:szCs w:val="18"/>
      </w:rPr>
      <w:fldChar w:fldCharType="begin"/>
    </w:r>
    <w:r>
      <w:rPr>
        <w:color w:val="5D6D7E"/>
        <w:sz w:val="18"/>
        <w:szCs w:val="18"/>
      </w:rPr>
      <w:instrText>PAGE</w:instrText>
    </w:r>
    <w:r>
      <w:rPr>
        <w:color w:val="5D6D7E"/>
        <w:sz w:val="18"/>
        <w:szCs w:val="18"/>
      </w:rPr>
      <w:fldChar w:fldCharType="separate"/>
    </w:r>
    <w:r w:rsidR="0039218D">
      <w:rPr>
        <w:noProof/>
        <w:color w:val="5D6D7E"/>
        <w:sz w:val="18"/>
        <w:szCs w:val="18"/>
      </w:rPr>
      <w:t>2</w:t>
    </w:r>
    <w:r>
      <w:rPr>
        <w:color w:val="5D6D7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08E52" w14:textId="77777777" w:rsidR="003A5C56" w:rsidRDefault="003A5C56">
      <w:r>
        <w:separator/>
      </w:r>
    </w:p>
  </w:footnote>
  <w:footnote w:type="continuationSeparator" w:id="0">
    <w:p w14:paraId="757F91E4" w14:textId="77777777" w:rsidR="003A5C56" w:rsidRDefault="003A5C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5297C"/>
    <w:multiLevelType w:val="hybridMultilevel"/>
    <w:tmpl w:val="46C67460"/>
    <w:lvl w:ilvl="0" w:tplc="EB56E108">
      <w:start w:val="1"/>
      <w:numFmt w:val="decimal"/>
      <w:lvlText w:val="%1."/>
      <w:lvlJc w:val="left"/>
      <w:pPr>
        <w:ind w:left="720" w:hanging="360"/>
      </w:pPr>
    </w:lvl>
    <w:lvl w:ilvl="1" w:tplc="955E9EC4">
      <w:numFmt w:val="decimal"/>
      <w:lvlText w:val=""/>
      <w:lvlJc w:val="left"/>
    </w:lvl>
    <w:lvl w:ilvl="2" w:tplc="547208FE">
      <w:numFmt w:val="decimal"/>
      <w:lvlText w:val=""/>
      <w:lvlJc w:val="left"/>
    </w:lvl>
    <w:lvl w:ilvl="3" w:tplc="6EAEA0A4">
      <w:numFmt w:val="decimal"/>
      <w:lvlText w:val=""/>
      <w:lvlJc w:val="left"/>
    </w:lvl>
    <w:lvl w:ilvl="4" w:tplc="1A14F9C8">
      <w:numFmt w:val="decimal"/>
      <w:lvlText w:val=""/>
      <w:lvlJc w:val="left"/>
    </w:lvl>
    <w:lvl w:ilvl="5" w:tplc="31224DEC">
      <w:numFmt w:val="decimal"/>
      <w:lvlText w:val=""/>
      <w:lvlJc w:val="left"/>
    </w:lvl>
    <w:lvl w:ilvl="6" w:tplc="EC0E5B0E">
      <w:numFmt w:val="decimal"/>
      <w:lvlText w:val=""/>
      <w:lvlJc w:val="left"/>
    </w:lvl>
    <w:lvl w:ilvl="7" w:tplc="8554747E">
      <w:numFmt w:val="decimal"/>
      <w:lvlText w:val=""/>
      <w:lvlJc w:val="left"/>
    </w:lvl>
    <w:lvl w:ilvl="8" w:tplc="95C8949A">
      <w:numFmt w:val="decimal"/>
      <w:lvlText w:val=""/>
      <w:lvlJc w:val="left"/>
    </w:lvl>
  </w:abstractNum>
  <w:abstractNum w:abstractNumId="1" w15:restartNumberingAfterBreak="0">
    <w:nsid w:val="3B8349F5"/>
    <w:multiLevelType w:val="hybridMultilevel"/>
    <w:tmpl w:val="B750EE48"/>
    <w:lvl w:ilvl="0" w:tplc="01B4B17E">
      <w:start w:val="1"/>
      <w:numFmt w:val="bullet"/>
      <w:lvlText w:val="●"/>
      <w:lvlJc w:val="left"/>
      <w:pPr>
        <w:ind w:left="720" w:hanging="360"/>
      </w:pPr>
    </w:lvl>
    <w:lvl w:ilvl="1" w:tplc="CD98BEAE">
      <w:start w:val="1"/>
      <w:numFmt w:val="bullet"/>
      <w:lvlText w:val="○"/>
      <w:lvlJc w:val="left"/>
      <w:pPr>
        <w:ind w:left="1440" w:hanging="360"/>
      </w:pPr>
    </w:lvl>
    <w:lvl w:ilvl="2" w:tplc="BBC067E2">
      <w:start w:val="1"/>
      <w:numFmt w:val="bullet"/>
      <w:lvlText w:val="■"/>
      <w:lvlJc w:val="left"/>
      <w:pPr>
        <w:ind w:left="2160" w:hanging="360"/>
      </w:pPr>
    </w:lvl>
    <w:lvl w:ilvl="3" w:tplc="B79A0954">
      <w:start w:val="1"/>
      <w:numFmt w:val="bullet"/>
      <w:lvlText w:val="●"/>
      <w:lvlJc w:val="left"/>
      <w:pPr>
        <w:ind w:left="2880" w:hanging="360"/>
      </w:pPr>
    </w:lvl>
    <w:lvl w:ilvl="4" w:tplc="40ECF83E">
      <w:start w:val="1"/>
      <w:numFmt w:val="bullet"/>
      <w:lvlText w:val="○"/>
      <w:lvlJc w:val="left"/>
      <w:pPr>
        <w:ind w:left="3600" w:hanging="360"/>
      </w:pPr>
    </w:lvl>
    <w:lvl w:ilvl="5" w:tplc="F03E1A64">
      <w:start w:val="1"/>
      <w:numFmt w:val="bullet"/>
      <w:lvlText w:val="■"/>
      <w:lvlJc w:val="left"/>
      <w:pPr>
        <w:ind w:left="4320" w:hanging="360"/>
      </w:pPr>
    </w:lvl>
    <w:lvl w:ilvl="6" w:tplc="B37E7EBE">
      <w:start w:val="1"/>
      <w:numFmt w:val="bullet"/>
      <w:lvlText w:val="●"/>
      <w:lvlJc w:val="left"/>
      <w:pPr>
        <w:ind w:left="5040" w:hanging="360"/>
      </w:pPr>
    </w:lvl>
    <w:lvl w:ilvl="7" w:tplc="ADAE8448">
      <w:start w:val="1"/>
      <w:numFmt w:val="bullet"/>
      <w:lvlText w:val="●"/>
      <w:lvlJc w:val="left"/>
      <w:pPr>
        <w:ind w:left="5760" w:hanging="360"/>
      </w:pPr>
    </w:lvl>
    <w:lvl w:ilvl="8" w:tplc="2856E166">
      <w:start w:val="1"/>
      <w:numFmt w:val="bullet"/>
      <w:lvlText w:val="●"/>
      <w:lvlJc w:val="left"/>
      <w:pPr>
        <w:ind w:left="6480" w:hanging="360"/>
      </w:pPr>
    </w:lvl>
  </w:abstractNum>
  <w:abstractNum w:abstractNumId="2" w15:restartNumberingAfterBreak="0">
    <w:nsid w:val="5BB85A9E"/>
    <w:multiLevelType w:val="hybridMultilevel"/>
    <w:tmpl w:val="32D8EE34"/>
    <w:lvl w:ilvl="0" w:tplc="D6D66A98">
      <w:start w:val="1"/>
      <w:numFmt w:val="bullet"/>
      <w:lvlText w:val="•"/>
      <w:lvlJc w:val="left"/>
      <w:pPr>
        <w:ind w:left="720" w:hanging="360"/>
      </w:pPr>
    </w:lvl>
    <w:lvl w:ilvl="1" w:tplc="B5DAEB3C">
      <w:start w:val="1"/>
      <w:numFmt w:val="bullet"/>
      <w:lvlText w:val="◦"/>
      <w:lvlJc w:val="left"/>
      <w:pPr>
        <w:ind w:left="1080" w:hanging="360"/>
      </w:pPr>
    </w:lvl>
    <w:lvl w:ilvl="2" w:tplc="E182C0F6">
      <w:numFmt w:val="decimal"/>
      <w:lvlText w:val=""/>
      <w:lvlJc w:val="left"/>
    </w:lvl>
    <w:lvl w:ilvl="3" w:tplc="2334EEFE">
      <w:numFmt w:val="decimal"/>
      <w:lvlText w:val=""/>
      <w:lvlJc w:val="left"/>
    </w:lvl>
    <w:lvl w:ilvl="4" w:tplc="12188334">
      <w:numFmt w:val="decimal"/>
      <w:lvlText w:val=""/>
      <w:lvlJc w:val="left"/>
    </w:lvl>
    <w:lvl w:ilvl="5" w:tplc="E7B2577C">
      <w:numFmt w:val="decimal"/>
      <w:lvlText w:val=""/>
      <w:lvlJc w:val="left"/>
    </w:lvl>
    <w:lvl w:ilvl="6" w:tplc="B596D000">
      <w:numFmt w:val="decimal"/>
      <w:lvlText w:val=""/>
      <w:lvlJc w:val="left"/>
    </w:lvl>
    <w:lvl w:ilvl="7" w:tplc="2B444200">
      <w:numFmt w:val="decimal"/>
      <w:lvlText w:val=""/>
      <w:lvlJc w:val="left"/>
    </w:lvl>
    <w:lvl w:ilvl="8" w:tplc="70F49BF2">
      <w:numFmt w:val="decimal"/>
      <w:lvlText w:val=""/>
      <w:lvlJc w:val="left"/>
    </w:lvl>
  </w:abstractNum>
  <w:num w:numId="1" w16cid:durableId="583148560">
    <w:abstractNumId w:val="1"/>
    <w:lvlOverride w:ilvl="0">
      <w:startOverride w:val="1"/>
    </w:lvlOverride>
  </w:num>
  <w:num w:numId="2" w16cid:durableId="705642836">
    <w:abstractNumId w:val="0"/>
    <w:lvlOverride w:ilvl="0">
      <w:startOverride w:val="1"/>
    </w:lvlOverride>
  </w:num>
  <w:num w:numId="3" w16cid:durableId="846969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C83"/>
    <w:rsid w:val="0039218D"/>
    <w:rsid w:val="003A5C56"/>
    <w:rsid w:val="00A05C83"/>
    <w:rsid w:val="00EF6B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D0D7B"/>
  <w15:docId w15:val="{7E546CBC-BDA2-4027-BAC4-523E68C12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6213E"/>
      <w:sz w:val="32"/>
      <w:szCs w:val="32"/>
    </w:rPr>
  </w:style>
  <w:style w:type="paragraph" w:styleId="Heading2">
    <w:name w:val="heading 2"/>
    <w:uiPriority w:val="9"/>
    <w:unhideWhenUsed/>
    <w:qFormat/>
    <w:pPr>
      <w:spacing w:before="280" w:after="120"/>
      <w:outlineLvl w:val="1"/>
    </w:pPr>
    <w:rPr>
      <w:b/>
      <w:bCs/>
      <w:color w:val="0F3460"/>
      <w:sz w:val="26"/>
      <w:szCs w:val="26"/>
    </w:rPr>
  </w:style>
  <w:style w:type="paragraph" w:styleId="Heading3">
    <w:name w:val="heading 3"/>
    <w:uiPriority w:val="9"/>
    <w:unhideWhenUsed/>
    <w:qFormat/>
    <w:pPr>
      <w:spacing w:before="200" w:after="80"/>
      <w:outlineLvl w:val="2"/>
    </w:pPr>
    <w:rPr>
      <w:b/>
      <w:bCs/>
      <w:color w:val="1B4F7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4483</Words>
  <Characters>25555</Characters>
  <Application>Microsoft Office Word</Application>
  <DocSecurity>0</DocSecurity>
  <Lines>212</Lines>
  <Paragraphs>59</Paragraphs>
  <ScaleCrop>false</ScaleCrop>
  <Company/>
  <LinksUpToDate>false</LinksUpToDate>
  <CharactersWithSpaces>29979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 Sahu</cp:lastModifiedBy>
  <cp:revision>2</cp:revision>
  <dcterms:created xsi:type="dcterms:W3CDTF">2026-02-21T03:45:00Z</dcterms:created>
  <dcterms:modified xsi:type="dcterms:W3CDTF">2026-02-21T04:08:00Z</dcterms:modified>
</cp:coreProperties>
</file>